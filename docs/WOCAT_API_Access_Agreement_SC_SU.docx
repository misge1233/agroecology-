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F44C" w14:textId="77777777" w:rsidR="004D095A" w:rsidRPr="00B56817" w:rsidRDefault="004D36B5">
      <w:pPr>
        <w:spacing w:before="480" w:after="80"/>
        <w:jc w:val="center"/>
        <w:rPr>
          <w:rFonts w:ascii="Gadugi" w:hAnsi="Gadugi"/>
          <w:color w:val="80340D" w:themeColor="accent2" w:themeShade="80"/>
          <w:lang w:val="en-GB"/>
        </w:rPr>
      </w:pPr>
      <w:r w:rsidRPr="00B56817">
        <w:rPr>
          <w:rFonts w:ascii="Gadugi" w:hAnsi="Gadugi"/>
          <w:b/>
          <w:bCs/>
          <w:color w:val="80340D" w:themeColor="accent2" w:themeShade="80"/>
          <w:sz w:val="52"/>
          <w:szCs w:val="52"/>
          <w:lang w:val="en-GB"/>
        </w:rPr>
        <w:t>WOCAT Global Database</w:t>
      </w:r>
    </w:p>
    <w:p w14:paraId="6A7ADBE7" w14:textId="77777777" w:rsidR="004D095A" w:rsidRPr="00B56817" w:rsidRDefault="004D36B5">
      <w:pPr>
        <w:spacing w:after="80"/>
        <w:jc w:val="center"/>
        <w:rPr>
          <w:rFonts w:ascii="Gadugi" w:hAnsi="Gadugi"/>
          <w:color w:val="E97132" w:themeColor="accent2"/>
          <w:lang w:val="en-GB"/>
        </w:rPr>
      </w:pPr>
      <w:r w:rsidRPr="00B56817">
        <w:rPr>
          <w:rFonts w:ascii="Gadugi" w:hAnsi="Gadugi"/>
          <w:b/>
          <w:bCs/>
          <w:color w:val="E97132" w:themeColor="accent2"/>
          <w:sz w:val="40"/>
          <w:szCs w:val="40"/>
          <w:lang w:val="en-GB"/>
        </w:rPr>
        <w:t>API Access Agreement</w:t>
      </w:r>
    </w:p>
    <w:p w14:paraId="06531406" w14:textId="77777777" w:rsidR="004D095A" w:rsidRPr="00B56817" w:rsidRDefault="004D36B5">
      <w:pPr>
        <w:spacing w:after="40"/>
        <w:jc w:val="center"/>
        <w:rPr>
          <w:rFonts w:ascii="Gadugi" w:hAnsi="Gadugi"/>
          <w:lang w:val="en-GB"/>
        </w:rPr>
      </w:pPr>
      <w:r w:rsidRPr="00B56817">
        <w:rPr>
          <w:rFonts w:ascii="Gadugi" w:hAnsi="Gadugi"/>
          <w:color w:val="888888"/>
          <w:sz w:val="24"/>
          <w:szCs w:val="24"/>
          <w:lang w:val="en-GB"/>
        </w:rPr>
        <w:t>wocat.net</w:t>
      </w:r>
    </w:p>
    <w:p w14:paraId="3C33DB42" w14:textId="62295A59" w:rsidR="004D095A" w:rsidRPr="00B56817" w:rsidRDefault="004D36B5" w:rsidP="7B3DCC56">
      <w:pPr>
        <w:spacing w:after="600"/>
        <w:jc w:val="center"/>
        <w:rPr>
          <w:rFonts w:ascii="Gadugi" w:hAnsi="Gadugi"/>
          <w:color w:val="888888"/>
          <w:sz w:val="20"/>
          <w:szCs w:val="20"/>
          <w:lang w:val="en-GB"/>
        </w:rPr>
      </w:pPr>
      <w:r w:rsidRPr="1DEEED48">
        <w:rPr>
          <w:rFonts w:ascii="Gadugi" w:hAnsi="Gadugi"/>
          <w:color w:val="888888"/>
          <w:sz w:val="20"/>
          <w:szCs w:val="20"/>
          <w:lang w:val="en-GB"/>
        </w:rPr>
        <w:t xml:space="preserve">Version 1.0  |  </w:t>
      </w:r>
      <w:r w:rsidR="2EBFA1D0" w:rsidRPr="1DEEED48">
        <w:rPr>
          <w:rFonts w:ascii="Gadugi" w:hAnsi="Gadugi"/>
          <w:color w:val="888888"/>
          <w:sz w:val="20"/>
          <w:szCs w:val="20"/>
          <w:lang w:val="en-GB"/>
        </w:rPr>
        <w:t>14</w:t>
      </w:r>
      <w:r w:rsidR="008E5941" w:rsidRPr="1DEEED48">
        <w:rPr>
          <w:rFonts w:ascii="Gadugi" w:hAnsi="Gadugi"/>
          <w:color w:val="888888"/>
          <w:sz w:val="20"/>
          <w:szCs w:val="20"/>
          <w:lang w:val="en-GB"/>
        </w:rPr>
        <w:t>.06.2026</w:t>
      </w:r>
    </w:p>
    <w:p w14:paraId="2EE3E3E2" w14:textId="77777777" w:rsidR="008E5941" w:rsidRPr="00B56817" w:rsidRDefault="008E5941">
      <w:pPr>
        <w:spacing w:after="600"/>
        <w:jc w:val="center"/>
        <w:rPr>
          <w:rFonts w:ascii="Gadugi" w:hAnsi="Gadugi"/>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D095A" w:rsidRPr="006B45D2" w14:paraId="3049C965" w14:textId="77777777" w:rsidTr="00B56817">
        <w:tc>
          <w:tcPr>
            <w:tcW w:w="2400" w:type="dxa"/>
            <w:tcBorders>
              <w:top w:val="single" w:sz="1" w:space="0" w:color="AED6F1"/>
              <w:left w:val="single" w:sz="1" w:space="0" w:color="AED6F1"/>
              <w:bottom w:val="single" w:sz="1" w:space="0" w:color="AED6F1"/>
              <w:right w:val="single" w:sz="1" w:space="0" w:color="AED6F1"/>
            </w:tcBorders>
            <w:shd w:val="clear" w:color="auto" w:fill="E97132" w:themeFill="accent2"/>
            <w:tcMar>
              <w:top w:w="100" w:type="dxa"/>
              <w:left w:w="160" w:type="dxa"/>
              <w:bottom w:w="100" w:type="dxa"/>
              <w:right w:w="120" w:type="dxa"/>
            </w:tcMar>
          </w:tcPr>
          <w:p w14:paraId="2C6F4BD8" w14:textId="4A3F4B20" w:rsidR="004D095A" w:rsidRPr="00B56817" w:rsidRDefault="004D36B5">
            <w:pPr>
              <w:rPr>
                <w:rFonts w:ascii="Gadugi" w:hAnsi="Gadugi"/>
                <w:lang w:val="en-GB"/>
              </w:rPr>
            </w:pPr>
            <w:r w:rsidRPr="00B56817">
              <w:rPr>
                <w:rFonts w:ascii="Gadugi" w:hAnsi="Gadugi"/>
                <w:b/>
                <w:bCs/>
                <w:color w:val="FFFFFF"/>
                <w:sz w:val="20"/>
                <w:szCs w:val="20"/>
                <w:lang w:val="en-GB"/>
              </w:rPr>
              <w:t xml:space="preserve">Issuing </w:t>
            </w:r>
            <w:r w:rsidR="00646AAB" w:rsidRPr="00B56817">
              <w:rPr>
                <w:rFonts w:ascii="Gadugi" w:hAnsi="Gadugi"/>
                <w:b/>
                <w:bCs/>
                <w:color w:val="FFFFFF"/>
                <w:sz w:val="20"/>
                <w:szCs w:val="20"/>
                <w:lang w:val="en-GB"/>
              </w:rPr>
              <w:t>Institution</w:t>
            </w:r>
          </w:p>
        </w:tc>
        <w:tc>
          <w:tcPr>
            <w:tcW w:w="6960" w:type="dxa"/>
            <w:tcBorders>
              <w:top w:val="single" w:sz="1" w:space="0" w:color="AED6F1"/>
              <w:left w:val="single" w:sz="1" w:space="0" w:color="AED6F1"/>
              <w:bottom w:val="single" w:sz="1" w:space="0" w:color="AED6F1"/>
              <w:right w:val="single" w:sz="1" w:space="0" w:color="AED6F1"/>
            </w:tcBorders>
            <w:tcMar>
              <w:top w:w="100" w:type="dxa"/>
              <w:left w:w="120" w:type="dxa"/>
              <w:bottom w:w="100" w:type="dxa"/>
              <w:right w:w="120" w:type="dxa"/>
            </w:tcMar>
          </w:tcPr>
          <w:p w14:paraId="44BD6147" w14:textId="46FE6E34" w:rsidR="004D095A" w:rsidRPr="00B56817" w:rsidRDefault="00646AAB">
            <w:pPr>
              <w:rPr>
                <w:rFonts w:ascii="Gadugi" w:hAnsi="Gadugi"/>
                <w:lang w:val="en-GB"/>
              </w:rPr>
            </w:pPr>
            <w:commentRangeStart w:id="0"/>
            <w:r w:rsidRPr="00B56817">
              <w:rPr>
                <w:rFonts w:ascii="Gadugi" w:hAnsi="Gadugi"/>
                <w:sz w:val="20"/>
                <w:szCs w:val="20"/>
                <w:lang w:val="en-GB"/>
              </w:rPr>
              <w:t>University of Bern</w:t>
            </w:r>
            <w:commentRangeEnd w:id="0"/>
            <w:r w:rsidR="001424B5" w:rsidRPr="00B56817">
              <w:rPr>
                <w:rStyle w:val="CommentReference"/>
                <w:rFonts w:ascii="Gadugi" w:hAnsi="Gadugi"/>
                <w:sz w:val="20"/>
                <w:szCs w:val="20"/>
                <w:lang w:val="en-GB"/>
              </w:rPr>
              <w:commentReference w:id="0"/>
            </w:r>
            <w:r w:rsidR="004D36B5" w:rsidRPr="00B56817">
              <w:rPr>
                <w:rFonts w:ascii="Gadugi" w:hAnsi="Gadugi"/>
                <w:sz w:val="20"/>
                <w:szCs w:val="20"/>
                <w:lang w:val="en-GB"/>
              </w:rPr>
              <w:t xml:space="preserve">, Centre for Development and Environment (CDE), </w:t>
            </w:r>
            <w:r w:rsidRPr="00B56817">
              <w:rPr>
                <w:rFonts w:ascii="Gadugi" w:hAnsi="Gadugi"/>
                <w:sz w:val="20"/>
                <w:szCs w:val="20"/>
                <w:lang w:val="en-GB"/>
              </w:rPr>
              <w:t>acting through the WOCAT Secretariat</w:t>
            </w:r>
            <w:r w:rsidR="00017118" w:rsidRPr="00B56817">
              <w:rPr>
                <w:rFonts w:ascii="Gadugi" w:hAnsi="Gadugi"/>
                <w:sz w:val="20"/>
                <w:szCs w:val="20"/>
                <w:lang w:val="en-GB"/>
              </w:rPr>
              <w:t xml:space="preserve"> ("UniBern" or "Licensor")</w:t>
            </w:r>
          </w:p>
        </w:tc>
      </w:tr>
      <w:tr w:rsidR="004D095A" w:rsidRPr="006B45D2" w14:paraId="56AC28B5" w14:textId="77777777" w:rsidTr="00B56817">
        <w:tc>
          <w:tcPr>
            <w:tcW w:w="2400" w:type="dxa"/>
            <w:tcBorders>
              <w:top w:val="single" w:sz="1" w:space="0" w:color="AED6F1"/>
              <w:left w:val="single" w:sz="1" w:space="0" w:color="AED6F1"/>
              <w:bottom w:val="single" w:sz="1" w:space="0" w:color="AED6F1"/>
              <w:right w:val="single" w:sz="1" w:space="0" w:color="AED6F1"/>
            </w:tcBorders>
            <w:shd w:val="clear" w:color="auto" w:fill="E97132" w:themeFill="accent2"/>
            <w:tcMar>
              <w:top w:w="100" w:type="dxa"/>
              <w:left w:w="160" w:type="dxa"/>
              <w:bottom w:w="100" w:type="dxa"/>
              <w:right w:w="120" w:type="dxa"/>
            </w:tcMar>
          </w:tcPr>
          <w:p w14:paraId="19BFF10D" w14:textId="77777777" w:rsidR="004D095A" w:rsidRPr="00B56817" w:rsidRDefault="004D36B5">
            <w:pPr>
              <w:rPr>
                <w:rFonts w:ascii="Gadugi" w:hAnsi="Gadugi"/>
                <w:lang w:val="en-GB"/>
              </w:rPr>
            </w:pPr>
            <w:r w:rsidRPr="00B56817">
              <w:rPr>
                <w:rFonts w:ascii="Gadugi" w:hAnsi="Gadugi"/>
                <w:b/>
                <w:bCs/>
                <w:color w:val="FFFFFF"/>
                <w:sz w:val="20"/>
                <w:szCs w:val="20"/>
                <w:lang w:val="en-GB"/>
              </w:rPr>
              <w:t>Applicable Platform</w:t>
            </w:r>
          </w:p>
        </w:tc>
        <w:tc>
          <w:tcPr>
            <w:tcW w:w="6960" w:type="dxa"/>
            <w:tcBorders>
              <w:top w:val="single" w:sz="1" w:space="0" w:color="AED6F1"/>
              <w:left w:val="single" w:sz="1" w:space="0" w:color="AED6F1"/>
              <w:bottom w:val="single" w:sz="1" w:space="0" w:color="AED6F1"/>
              <w:right w:val="single" w:sz="1" w:space="0" w:color="AED6F1"/>
            </w:tcBorders>
            <w:tcMar>
              <w:top w:w="100" w:type="dxa"/>
              <w:left w:w="120" w:type="dxa"/>
              <w:bottom w:w="100" w:type="dxa"/>
              <w:right w:w="120" w:type="dxa"/>
            </w:tcMar>
          </w:tcPr>
          <w:p w14:paraId="738F2C87" w14:textId="38B00C2B" w:rsidR="004D095A" w:rsidRPr="00B56817" w:rsidRDefault="004D36B5" w:rsidP="7B3DCC56">
            <w:pPr>
              <w:rPr>
                <w:rFonts w:ascii="Gadugi" w:hAnsi="Gadugi"/>
                <w:sz w:val="20"/>
                <w:szCs w:val="20"/>
                <w:lang w:val="en-GB"/>
              </w:rPr>
            </w:pPr>
            <w:r w:rsidRPr="00B56817">
              <w:rPr>
                <w:rFonts w:ascii="Gadugi" w:hAnsi="Gadugi"/>
                <w:sz w:val="20"/>
                <w:szCs w:val="20"/>
                <w:lang w:val="en-GB"/>
              </w:rPr>
              <w:t xml:space="preserve">WOCAT API </w:t>
            </w:r>
            <w:hyperlink r:id="rId15">
              <w:r w:rsidR="466E0EEB" w:rsidRPr="00B56817">
                <w:rPr>
                  <w:rStyle w:val="Hyperlink"/>
                  <w:rFonts w:ascii="Gadugi" w:hAnsi="Gadugi"/>
                  <w:sz w:val="20"/>
                  <w:szCs w:val="20"/>
                  <w:lang w:val="en-GB"/>
                </w:rPr>
                <w:t>https://wocat.net/api/database/redoc/</w:t>
              </w:r>
            </w:hyperlink>
          </w:p>
        </w:tc>
      </w:tr>
      <w:tr w:rsidR="004D095A" w:rsidRPr="006B45D2" w14:paraId="7E122A62" w14:textId="77777777" w:rsidTr="00B56817">
        <w:tc>
          <w:tcPr>
            <w:tcW w:w="2400" w:type="dxa"/>
            <w:tcBorders>
              <w:top w:val="single" w:sz="1" w:space="0" w:color="AED6F1"/>
              <w:left w:val="single" w:sz="1" w:space="0" w:color="AED6F1"/>
              <w:bottom w:val="single" w:sz="1" w:space="0" w:color="AED6F1"/>
              <w:right w:val="single" w:sz="1" w:space="0" w:color="AED6F1"/>
            </w:tcBorders>
            <w:shd w:val="clear" w:color="auto" w:fill="E97132" w:themeFill="accent2"/>
            <w:tcMar>
              <w:top w:w="100" w:type="dxa"/>
              <w:left w:w="160" w:type="dxa"/>
              <w:bottom w:w="100" w:type="dxa"/>
              <w:right w:w="120" w:type="dxa"/>
            </w:tcMar>
          </w:tcPr>
          <w:p w14:paraId="25A296BA" w14:textId="77777777" w:rsidR="004D095A" w:rsidRPr="00B56817" w:rsidRDefault="004D36B5">
            <w:pPr>
              <w:rPr>
                <w:rFonts w:ascii="Gadugi" w:hAnsi="Gadugi"/>
                <w:lang w:val="en-GB"/>
              </w:rPr>
            </w:pPr>
            <w:r w:rsidRPr="00B56817">
              <w:rPr>
                <w:rFonts w:ascii="Gadugi" w:hAnsi="Gadugi"/>
                <w:b/>
                <w:bCs/>
                <w:color w:val="FFFFFF"/>
                <w:sz w:val="20"/>
                <w:szCs w:val="20"/>
                <w:lang w:val="en-GB"/>
              </w:rPr>
              <w:t>Underlying License</w:t>
            </w:r>
          </w:p>
        </w:tc>
        <w:tc>
          <w:tcPr>
            <w:tcW w:w="6960" w:type="dxa"/>
            <w:tcBorders>
              <w:top w:val="single" w:sz="1" w:space="0" w:color="AED6F1"/>
              <w:left w:val="single" w:sz="1" w:space="0" w:color="AED6F1"/>
              <w:bottom w:val="single" w:sz="1" w:space="0" w:color="AED6F1"/>
              <w:right w:val="single" w:sz="1" w:space="0" w:color="AED6F1"/>
            </w:tcBorders>
            <w:tcMar>
              <w:top w:w="100" w:type="dxa"/>
              <w:left w:w="120" w:type="dxa"/>
              <w:bottom w:w="100" w:type="dxa"/>
              <w:right w:w="120" w:type="dxa"/>
            </w:tcMar>
          </w:tcPr>
          <w:p w14:paraId="697D116B" w14:textId="77777777" w:rsidR="004D095A" w:rsidRPr="00B56817" w:rsidRDefault="004D36B5">
            <w:pPr>
              <w:rPr>
                <w:rFonts w:ascii="Gadugi" w:hAnsi="Gadugi"/>
                <w:lang w:val="en-GB"/>
              </w:rPr>
            </w:pPr>
            <w:r w:rsidRPr="00B56817">
              <w:rPr>
                <w:rFonts w:ascii="Gadugi" w:hAnsi="Gadugi"/>
                <w:sz w:val="20"/>
                <w:szCs w:val="20"/>
                <w:lang w:val="en-GB"/>
              </w:rPr>
              <w:t>Creative Commons Attribution-NonCommercial-ShareAlike 4.0 International (CC BY-NC-SA 4.0)</w:t>
            </w:r>
          </w:p>
        </w:tc>
      </w:tr>
      <w:tr w:rsidR="004D095A" w:rsidRPr="001C1678" w14:paraId="79F50214" w14:textId="77777777" w:rsidTr="00B56817">
        <w:tc>
          <w:tcPr>
            <w:tcW w:w="2400" w:type="dxa"/>
            <w:tcBorders>
              <w:top w:val="single" w:sz="1" w:space="0" w:color="AED6F1"/>
              <w:left w:val="single" w:sz="1" w:space="0" w:color="AED6F1"/>
              <w:bottom w:val="single" w:sz="1" w:space="0" w:color="AED6F1"/>
              <w:right w:val="single" w:sz="1" w:space="0" w:color="AED6F1"/>
            </w:tcBorders>
            <w:shd w:val="clear" w:color="auto" w:fill="E97132" w:themeFill="accent2"/>
            <w:tcMar>
              <w:top w:w="100" w:type="dxa"/>
              <w:left w:w="160" w:type="dxa"/>
              <w:bottom w:w="100" w:type="dxa"/>
              <w:right w:w="120" w:type="dxa"/>
            </w:tcMar>
          </w:tcPr>
          <w:p w14:paraId="19F0DCC0" w14:textId="77777777" w:rsidR="004D095A" w:rsidRPr="00B56817" w:rsidRDefault="004D36B5">
            <w:pPr>
              <w:rPr>
                <w:rFonts w:ascii="Gadugi" w:hAnsi="Gadugi"/>
                <w:lang w:val="en-GB"/>
              </w:rPr>
            </w:pPr>
            <w:r w:rsidRPr="00B56817">
              <w:rPr>
                <w:rFonts w:ascii="Gadugi" w:hAnsi="Gadugi"/>
                <w:b/>
                <w:bCs/>
                <w:color w:val="FFFFFF"/>
                <w:sz w:val="20"/>
                <w:szCs w:val="20"/>
                <w:lang w:val="en-GB"/>
              </w:rPr>
              <w:t>Contact</w:t>
            </w:r>
          </w:p>
        </w:tc>
        <w:tc>
          <w:tcPr>
            <w:tcW w:w="6960" w:type="dxa"/>
            <w:tcBorders>
              <w:top w:val="single" w:sz="1" w:space="0" w:color="AED6F1"/>
              <w:left w:val="single" w:sz="1" w:space="0" w:color="AED6F1"/>
              <w:bottom w:val="single" w:sz="1" w:space="0" w:color="AED6F1"/>
              <w:right w:val="single" w:sz="1" w:space="0" w:color="AED6F1"/>
            </w:tcBorders>
            <w:tcMar>
              <w:top w:w="100" w:type="dxa"/>
              <w:left w:w="120" w:type="dxa"/>
              <w:bottom w:w="100" w:type="dxa"/>
              <w:right w:w="120" w:type="dxa"/>
            </w:tcMar>
          </w:tcPr>
          <w:p w14:paraId="485181FF" w14:textId="498759F1" w:rsidR="004D095A" w:rsidRPr="00B56817" w:rsidRDefault="38675C7D">
            <w:pPr>
              <w:rPr>
                <w:rFonts w:ascii="Gadugi" w:hAnsi="Gadugi"/>
                <w:lang w:val="en-GB"/>
              </w:rPr>
            </w:pPr>
            <w:r w:rsidRPr="00B56817">
              <w:rPr>
                <w:rFonts w:ascii="Gadugi" w:hAnsi="Gadugi"/>
                <w:sz w:val="20"/>
                <w:szCs w:val="20"/>
                <w:lang w:val="en-GB"/>
              </w:rPr>
              <w:t>w</w:t>
            </w:r>
            <w:r w:rsidR="004D36B5" w:rsidRPr="00B56817">
              <w:rPr>
                <w:rFonts w:ascii="Gadugi" w:hAnsi="Gadugi"/>
                <w:sz w:val="20"/>
                <w:szCs w:val="20"/>
                <w:lang w:val="en-GB"/>
              </w:rPr>
              <w:t>ocat</w:t>
            </w:r>
            <w:r w:rsidR="7FA6E330" w:rsidRPr="00B56817">
              <w:rPr>
                <w:rFonts w:ascii="Gadugi" w:hAnsi="Gadugi"/>
                <w:sz w:val="20"/>
                <w:szCs w:val="20"/>
                <w:lang w:val="en-GB"/>
              </w:rPr>
              <w:t>.cde</w:t>
            </w:r>
            <w:r w:rsidR="004D36B5" w:rsidRPr="00B56817">
              <w:rPr>
                <w:rFonts w:ascii="Gadugi" w:hAnsi="Gadugi"/>
                <w:sz w:val="20"/>
                <w:szCs w:val="20"/>
                <w:lang w:val="en-GB"/>
              </w:rPr>
              <w:t xml:space="preserve">@unibe.ch  </w:t>
            </w:r>
          </w:p>
        </w:tc>
      </w:tr>
    </w:tbl>
    <w:p w14:paraId="475DAF6D" w14:textId="77777777" w:rsidR="004D095A" w:rsidRPr="00B56817" w:rsidRDefault="004D095A">
      <w:pPr>
        <w:spacing w:before="400"/>
        <w:rPr>
          <w:rFonts w:ascii="Gadugi" w:hAnsi="Gadugi"/>
          <w:lang w:val="en-GB"/>
        </w:rPr>
      </w:pPr>
    </w:p>
    <w:p w14:paraId="701FD3AB" w14:textId="77777777" w:rsidR="004D095A" w:rsidRPr="00B56817" w:rsidRDefault="004D36B5">
      <w:pPr>
        <w:pStyle w:val="Heading1"/>
        <w:pBdr>
          <w:bottom w:val="single" w:sz="6" w:space="4" w:color="1B4F72"/>
        </w:pBdr>
        <w:rPr>
          <w:rFonts w:ascii="Gadugi" w:hAnsi="Gadugi"/>
          <w:color w:val="E97132" w:themeColor="accent2"/>
          <w:lang w:val="en-GB"/>
        </w:rPr>
      </w:pPr>
      <w:r w:rsidRPr="00B56817">
        <w:rPr>
          <w:rFonts w:ascii="Gadugi" w:hAnsi="Gadugi"/>
          <w:color w:val="E97132" w:themeColor="accent2"/>
          <w:lang w:val="en-GB"/>
        </w:rPr>
        <w:t>PREAMBLE</w:t>
      </w:r>
    </w:p>
    <w:p w14:paraId="1008369E" w14:textId="087BC31A" w:rsidR="004D095A" w:rsidRPr="00B56817" w:rsidRDefault="004D36B5">
      <w:pPr>
        <w:spacing w:before="80" w:after="80"/>
        <w:jc w:val="both"/>
        <w:rPr>
          <w:rFonts w:ascii="Gadugi" w:hAnsi="Gadugi"/>
          <w:lang w:val="en-GB"/>
        </w:rPr>
      </w:pPr>
      <w:r w:rsidRPr="00B56817">
        <w:rPr>
          <w:rFonts w:ascii="Gadugi" w:hAnsi="Gadugi"/>
          <w:lang w:val="en-GB"/>
        </w:rPr>
        <w:t>The World Overview of Conservation Approaches and Technologies (WOCAT) is a global network and science-policy</w:t>
      </w:r>
      <w:r w:rsidR="00CD2D61" w:rsidRPr="00B56817">
        <w:rPr>
          <w:rFonts w:ascii="Gadugi" w:hAnsi="Gadugi"/>
          <w:lang w:val="en-GB"/>
        </w:rPr>
        <w:t>-practice</w:t>
      </w:r>
      <w:r w:rsidRPr="00B56817">
        <w:rPr>
          <w:rFonts w:ascii="Gadugi" w:hAnsi="Gadugi"/>
          <w:lang w:val="en-GB"/>
        </w:rPr>
        <w:t xml:space="preserve"> interface that promotes the documentation, sharing, and use of knowledge on Sustainable Land Management (SLM). The WOCAT</w:t>
      </w:r>
      <w:r w:rsidR="008E5941" w:rsidRPr="00B56817">
        <w:rPr>
          <w:rFonts w:ascii="Gadugi" w:hAnsi="Gadugi"/>
          <w:lang w:val="en-GB"/>
        </w:rPr>
        <w:t xml:space="preserve"> Global SLM</w:t>
      </w:r>
      <w:r w:rsidRPr="00B56817">
        <w:rPr>
          <w:rFonts w:ascii="Gadugi" w:hAnsi="Gadugi"/>
          <w:lang w:val="en-GB"/>
        </w:rPr>
        <w:t xml:space="preserve"> </w:t>
      </w:r>
      <w:r w:rsidR="001C1678" w:rsidRPr="00B56817">
        <w:rPr>
          <w:rFonts w:ascii="Gadugi" w:hAnsi="Gadugi"/>
          <w:lang w:val="en-GB"/>
        </w:rPr>
        <w:t>Database</w:t>
      </w:r>
      <w:r w:rsidRPr="00B56817">
        <w:rPr>
          <w:rFonts w:ascii="Gadugi" w:hAnsi="Gadugi"/>
          <w:lang w:val="en-GB"/>
        </w:rPr>
        <w:t xml:space="preserve">, </w:t>
      </w:r>
      <w:r w:rsidR="00CD2D61" w:rsidRPr="00B56817">
        <w:rPr>
          <w:rFonts w:ascii="Gadugi" w:hAnsi="Gadugi"/>
          <w:lang w:val="en-GB"/>
        </w:rPr>
        <w:t xml:space="preserve">recommended by the United Nations Convention to Combat Desertification (UNCCD) as its primary database, </w:t>
      </w:r>
      <w:r w:rsidRPr="00B56817">
        <w:rPr>
          <w:rFonts w:ascii="Gadugi" w:hAnsi="Gadugi"/>
          <w:lang w:val="en-GB"/>
        </w:rPr>
        <w:t>accessible via wocat.net, constitutes a unique global repository of SLM practices</w:t>
      </w:r>
      <w:r w:rsidR="00B56817">
        <w:rPr>
          <w:rFonts w:ascii="Gadugi" w:hAnsi="Gadugi"/>
          <w:lang w:val="en-GB"/>
        </w:rPr>
        <w:t xml:space="preserve"> </w:t>
      </w:r>
      <w:r w:rsidR="001C1678" w:rsidRPr="00B56817">
        <w:rPr>
          <w:rFonts w:ascii="Gadugi" w:hAnsi="Gadugi"/>
          <w:lang w:val="en-GB"/>
        </w:rPr>
        <w:t>(</w:t>
      </w:r>
      <w:r w:rsidRPr="00B56817">
        <w:rPr>
          <w:rFonts w:ascii="Gadugi" w:hAnsi="Gadugi"/>
          <w:lang w:val="en-GB"/>
        </w:rPr>
        <w:t>technologies, and approaches</w:t>
      </w:r>
      <w:r w:rsidR="001C1678" w:rsidRPr="00B56817">
        <w:rPr>
          <w:rFonts w:ascii="Gadugi" w:hAnsi="Gadugi"/>
          <w:lang w:val="en-GB"/>
        </w:rPr>
        <w:t>)</w:t>
      </w:r>
      <w:r w:rsidRPr="00B56817">
        <w:rPr>
          <w:rFonts w:ascii="Gadugi" w:hAnsi="Gadugi"/>
          <w:lang w:val="en-GB"/>
        </w:rPr>
        <w:t xml:space="preserve"> contributed by practitioners, researchers, and institutions worldwide.</w:t>
      </w:r>
    </w:p>
    <w:p w14:paraId="6BFE9B01" w14:textId="3B974150" w:rsidR="004D095A" w:rsidRPr="00B56817" w:rsidRDefault="004D36B5">
      <w:pPr>
        <w:spacing w:before="80"/>
        <w:jc w:val="both"/>
        <w:rPr>
          <w:rFonts w:ascii="Gadugi" w:hAnsi="Gadugi"/>
          <w:b/>
          <w:bCs/>
          <w:lang w:val="en-GB"/>
        </w:rPr>
        <w:pPrChange w:id="1" w:author="Uyttendaele, Sofia" w:date="2026-09-25T09:24:00Z" w16du:dateUtc="2026-09-25T07:24:00Z">
          <w:pPr>
            <w:spacing w:before="80"/>
          </w:pPr>
        </w:pPrChange>
      </w:pPr>
      <w:r w:rsidRPr="1DEEED48">
        <w:rPr>
          <w:rFonts w:ascii="Gadugi" w:hAnsi="Gadugi"/>
          <w:lang w:val="en-GB"/>
        </w:rPr>
        <w:t>This API Access Agreement (hereinafter "Agreement") governs access to and use of WOCAT data through the WOCAT Application Programming Interface ("WOCAT API"). By registering for or using the WOCAT API, the</w:t>
      </w:r>
      <w:r w:rsidR="00C91E50" w:rsidRPr="1DEEED48">
        <w:rPr>
          <w:rFonts w:ascii="Gadugi" w:hAnsi="Gadugi"/>
          <w:lang w:val="en-GB"/>
        </w:rPr>
        <w:t xml:space="preserve"> registering organisation or individual</w:t>
      </w:r>
      <w:r w:rsidRPr="1DEEED48">
        <w:rPr>
          <w:rFonts w:ascii="Gadugi" w:hAnsi="Gadugi"/>
          <w:lang w:val="en-GB"/>
        </w:rPr>
        <w:t xml:space="preserve"> </w:t>
      </w:r>
      <w:r w:rsidR="00C91E50" w:rsidRPr="1DEEED48">
        <w:rPr>
          <w:rFonts w:ascii="Gadugi" w:hAnsi="Gadugi"/>
          <w:lang w:val="en-GB"/>
        </w:rPr>
        <w:t>("</w:t>
      </w:r>
      <w:r w:rsidRPr="1DEEED48">
        <w:rPr>
          <w:rFonts w:ascii="Gadugi" w:hAnsi="Gadugi"/>
          <w:lang w:val="en-GB"/>
        </w:rPr>
        <w:t>Licensee</w:t>
      </w:r>
      <w:r w:rsidR="00C91E50" w:rsidRPr="1DEEED48">
        <w:rPr>
          <w:rFonts w:ascii="Gadugi" w:hAnsi="Gadugi"/>
          <w:lang w:val="en-GB"/>
        </w:rPr>
        <w:t>")</w:t>
      </w:r>
      <w:r w:rsidRPr="1DEEED48">
        <w:rPr>
          <w:rFonts w:ascii="Gadugi" w:hAnsi="Gadugi"/>
          <w:lang w:val="en-GB"/>
        </w:rPr>
        <w:t xml:space="preserve"> agrees to be bound by the terms and conditions set forth in this Agreement.</w:t>
      </w:r>
      <w:r w:rsidR="00646AAB" w:rsidRPr="1DEEED48">
        <w:rPr>
          <w:rFonts w:ascii="Gadugi" w:hAnsi="Gadugi"/>
          <w:lang w:val="en-GB"/>
        </w:rPr>
        <w:t xml:space="preserve"> </w:t>
      </w:r>
      <w:r w:rsidR="00646AAB" w:rsidRPr="1DEEED48">
        <w:rPr>
          <w:rFonts w:ascii="Gadugi" w:hAnsi="Gadugi"/>
          <w:b/>
          <w:bCs/>
          <w:lang w:val="en-GB"/>
        </w:rPr>
        <w:t>This Agreement sets forth a cost-recovery model exclusively to cover operational infrastructure costs associated with providing a reliable, scalable, and secure API service (server hosting, bandwidth, maintenance, and administration).</w:t>
      </w:r>
    </w:p>
    <w:p w14:paraId="218D532D" w14:textId="79709962" w:rsidR="004D095A" w:rsidRPr="00B56817" w:rsidRDefault="004D36B5">
      <w:pPr>
        <w:spacing w:before="80" w:after="80"/>
        <w:jc w:val="both"/>
        <w:rPr>
          <w:rFonts w:ascii="Gadugi" w:hAnsi="Gadugi"/>
          <w:lang w:val="en-GB"/>
        </w:rPr>
      </w:pPr>
      <w:r w:rsidRPr="1DEEED48">
        <w:rPr>
          <w:rFonts w:ascii="Gadugi" w:hAnsi="Gadugi"/>
          <w:lang w:val="en-GB"/>
        </w:rPr>
        <w:t xml:space="preserve">The WOCAT data </w:t>
      </w:r>
      <w:r w:rsidR="000168C0" w:rsidRPr="1DEEED48">
        <w:rPr>
          <w:rFonts w:ascii="Gadugi" w:hAnsi="Gadugi"/>
          <w:lang w:val="en-GB"/>
        </w:rPr>
        <w:t xml:space="preserve">(as defined below) </w:t>
      </w:r>
      <w:r w:rsidRPr="1DEEED48">
        <w:rPr>
          <w:rFonts w:ascii="Gadugi" w:hAnsi="Gadugi"/>
          <w:lang w:val="en-GB"/>
        </w:rPr>
        <w:t>remains free and open</w:t>
      </w:r>
      <w:r w:rsidR="00646AAB" w:rsidRPr="1DEEED48">
        <w:rPr>
          <w:rFonts w:ascii="Gadugi" w:hAnsi="Gadugi"/>
          <w:lang w:val="en-GB"/>
        </w:rPr>
        <w:t>ly accessible</w:t>
      </w:r>
      <w:r w:rsidRPr="1DEEED48">
        <w:rPr>
          <w:rFonts w:ascii="Gadugi" w:hAnsi="Gadugi"/>
          <w:lang w:val="en-GB"/>
        </w:rPr>
        <w:t xml:space="preserve"> </w:t>
      </w:r>
      <w:r w:rsidR="000168C0" w:rsidRPr="1DEEED48">
        <w:rPr>
          <w:rFonts w:ascii="Gadugi" w:hAnsi="Gadugi"/>
          <w:lang w:val="en-GB"/>
        </w:rPr>
        <w:t xml:space="preserve">under </w:t>
      </w:r>
      <w:r w:rsidRPr="1DEEED48">
        <w:rPr>
          <w:rFonts w:ascii="Gadugi" w:hAnsi="Gadugi"/>
          <w:lang w:val="en-GB"/>
        </w:rPr>
        <w:t>the terms of the CC BY-NC-SA 4.0 license.</w:t>
      </w:r>
    </w:p>
    <w:p w14:paraId="766ECFDA" w14:textId="77777777" w:rsidR="00B55439" w:rsidRDefault="00B55439">
      <w:pPr>
        <w:rPr>
          <w:ins w:id="2" w:author="Uyttendaele, Sofia" w:date="2026-09-25T09:25:00Z" w16du:dateUtc="2026-09-25T07:25:00Z"/>
          <w:rFonts w:ascii="Gadugi" w:hAnsi="Gadugi"/>
          <w:b/>
          <w:bCs/>
          <w:color w:val="E97132" w:themeColor="accent2"/>
          <w:sz w:val="28"/>
          <w:szCs w:val="28"/>
          <w:lang w:val="en-GB"/>
        </w:rPr>
      </w:pPr>
      <w:ins w:id="3" w:author="Uyttendaele, Sofia" w:date="2026-09-25T09:25:00Z" w16du:dateUtc="2026-09-25T07:25:00Z">
        <w:r>
          <w:rPr>
            <w:rFonts w:ascii="Gadugi" w:hAnsi="Gadugi"/>
            <w:color w:val="E97132" w:themeColor="accent2"/>
            <w:lang w:val="en-GB"/>
          </w:rPr>
          <w:br w:type="page"/>
        </w:r>
      </w:ins>
    </w:p>
    <w:p w14:paraId="71A10CE8" w14:textId="377DF6B8" w:rsidR="004D095A" w:rsidRPr="00B56817" w:rsidRDefault="004D36B5">
      <w:pPr>
        <w:pStyle w:val="Heading1"/>
        <w:pBdr>
          <w:bottom w:val="single" w:sz="6" w:space="4" w:color="1B4F72"/>
        </w:pBdr>
        <w:rPr>
          <w:rFonts w:ascii="Gadugi" w:hAnsi="Gadugi"/>
          <w:color w:val="E97132" w:themeColor="accent2"/>
          <w:lang w:val="en-GB"/>
        </w:rPr>
      </w:pPr>
      <w:r w:rsidRPr="00B56817">
        <w:rPr>
          <w:rFonts w:ascii="Gadugi" w:hAnsi="Gadugi"/>
          <w:color w:val="E97132" w:themeColor="accent2"/>
          <w:lang w:val="en-GB"/>
        </w:rPr>
        <w:lastRenderedPageBreak/>
        <w:t>ARTICLE 1 – DEFINITIONS</w:t>
      </w:r>
    </w:p>
    <w:p w14:paraId="4A79025D" w14:textId="77777777" w:rsidR="004D095A" w:rsidRPr="00B56817" w:rsidRDefault="004D36B5">
      <w:pPr>
        <w:spacing w:before="80" w:after="80"/>
        <w:rPr>
          <w:rFonts w:ascii="Gadugi" w:hAnsi="Gadugi"/>
          <w:lang w:val="en-GB"/>
        </w:rPr>
      </w:pPr>
      <w:r w:rsidRPr="00B56817">
        <w:rPr>
          <w:rFonts w:ascii="Gadugi" w:hAnsi="Gadugi"/>
          <w:lang w:val="en-GB"/>
        </w:rPr>
        <w:t>For the purposes of this Agreement, the following terms shall have the meanings ascribed to them below:</w:t>
      </w:r>
    </w:p>
    <w:p w14:paraId="1F5C7AC9" w14:textId="77777777" w:rsidR="004D095A" w:rsidRPr="00B56817" w:rsidRDefault="004D095A">
      <w:pPr>
        <w:spacing w:before="80"/>
        <w:rPr>
          <w:rFonts w:ascii="Gadugi" w:hAnsi="Gadugi"/>
          <w:lang w:val="en-GB"/>
        </w:rPr>
      </w:pPr>
    </w:p>
    <w:p w14:paraId="39DF320F" w14:textId="281A8A09" w:rsidR="004D095A" w:rsidRPr="00B56817" w:rsidRDefault="004D36B5">
      <w:pPr>
        <w:pStyle w:val="ListParagraph"/>
        <w:numPr>
          <w:ilvl w:val="0"/>
          <w:numId w:val="2"/>
        </w:numPr>
        <w:spacing w:before="40" w:after="40"/>
        <w:rPr>
          <w:rFonts w:ascii="Gadugi" w:hAnsi="Gadugi"/>
          <w:lang w:val="en-GB"/>
        </w:rPr>
      </w:pPr>
      <w:r w:rsidRPr="00B56817">
        <w:rPr>
          <w:rFonts w:ascii="Gadugi" w:hAnsi="Gadugi"/>
          <w:b/>
          <w:bCs/>
          <w:lang w:val="en-GB"/>
        </w:rPr>
        <w:t xml:space="preserve">1.1 </w:t>
      </w:r>
      <w:r w:rsidRPr="00B56817">
        <w:rPr>
          <w:rFonts w:ascii="Gadugi" w:hAnsi="Gadugi"/>
          <w:lang w:val="en-GB"/>
        </w:rPr>
        <w:t>"WOCAT Data" means all datasets, records, metadata, documentation, images, and associated content made available through the WOCAT</w:t>
      </w:r>
      <w:r w:rsidR="00984C51">
        <w:rPr>
          <w:rFonts w:ascii="Gadugi" w:hAnsi="Gadugi"/>
          <w:lang w:val="en-GB"/>
        </w:rPr>
        <w:t xml:space="preserve"> Global</w:t>
      </w:r>
      <w:r w:rsidRPr="00B56817">
        <w:rPr>
          <w:rFonts w:ascii="Gadugi" w:hAnsi="Gadugi"/>
          <w:lang w:val="en-GB"/>
        </w:rPr>
        <w:t xml:space="preserve"> </w:t>
      </w:r>
      <w:r w:rsidR="001C1678" w:rsidRPr="00B56817">
        <w:rPr>
          <w:rFonts w:ascii="Gadugi" w:hAnsi="Gadugi"/>
          <w:lang w:val="en-GB"/>
        </w:rPr>
        <w:t xml:space="preserve">SLM Database </w:t>
      </w:r>
      <w:r w:rsidRPr="00B56817">
        <w:rPr>
          <w:rFonts w:ascii="Gadugi" w:hAnsi="Gadugi"/>
          <w:lang w:val="en-GB"/>
        </w:rPr>
        <w:t>at wocat.net.</w:t>
      </w:r>
    </w:p>
    <w:p w14:paraId="42903667" w14:textId="7B246BA1" w:rsidR="004D095A" w:rsidRPr="00B56817" w:rsidRDefault="004D36B5">
      <w:pPr>
        <w:pStyle w:val="ListParagraph"/>
        <w:numPr>
          <w:ilvl w:val="0"/>
          <w:numId w:val="2"/>
        </w:numPr>
        <w:spacing w:before="40" w:after="40"/>
        <w:rPr>
          <w:rFonts w:ascii="Gadugi" w:hAnsi="Gadugi"/>
          <w:lang w:val="en-GB"/>
        </w:rPr>
      </w:pPr>
      <w:r w:rsidRPr="00B56817">
        <w:rPr>
          <w:rFonts w:ascii="Gadugi" w:hAnsi="Gadugi"/>
          <w:b/>
          <w:bCs/>
          <w:lang w:val="en-GB"/>
        </w:rPr>
        <w:t xml:space="preserve">1.2 </w:t>
      </w:r>
      <w:r w:rsidRPr="00B56817">
        <w:rPr>
          <w:rFonts w:ascii="Gadugi" w:hAnsi="Gadugi"/>
          <w:lang w:val="en-GB"/>
        </w:rPr>
        <w:t xml:space="preserve">"WOCAT API" means the application programming interface provided by </w:t>
      </w:r>
      <w:r w:rsidR="001C1678" w:rsidRPr="00B56817">
        <w:rPr>
          <w:rFonts w:ascii="Gadugi" w:hAnsi="Gadugi"/>
          <w:lang w:val="en-GB"/>
        </w:rPr>
        <w:t xml:space="preserve">the </w:t>
      </w:r>
      <w:r w:rsidRPr="00B56817">
        <w:rPr>
          <w:rFonts w:ascii="Gadugi" w:hAnsi="Gadugi"/>
          <w:lang w:val="en-GB"/>
        </w:rPr>
        <w:t xml:space="preserve">WOCAT </w:t>
      </w:r>
      <w:r w:rsidR="001C1678" w:rsidRPr="00B56817">
        <w:rPr>
          <w:rFonts w:ascii="Gadugi" w:hAnsi="Gadugi"/>
          <w:lang w:val="en-GB"/>
        </w:rPr>
        <w:t xml:space="preserve">Secretariat </w:t>
      </w:r>
      <w:r w:rsidRPr="00B56817">
        <w:rPr>
          <w:rFonts w:ascii="Gadugi" w:hAnsi="Gadugi"/>
          <w:lang w:val="en-GB"/>
        </w:rPr>
        <w:t xml:space="preserve">at </w:t>
      </w:r>
      <w:r w:rsidR="008E5941" w:rsidRPr="00B56817">
        <w:rPr>
          <w:rFonts w:ascii="Gadugi" w:hAnsi="Gadugi"/>
          <w:lang w:val="en-GB"/>
        </w:rPr>
        <w:t>https://wocat.net/api/database/redoc/</w:t>
      </w:r>
      <w:r w:rsidRPr="00B56817">
        <w:rPr>
          <w:rFonts w:ascii="Gadugi" w:hAnsi="Gadugi"/>
          <w:lang w:val="en-GB"/>
        </w:rPr>
        <w:t>, enabling programmatic access to the WOCAT Data.</w:t>
      </w:r>
    </w:p>
    <w:p w14:paraId="3183D5CD"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b/>
          <w:bCs/>
          <w:lang w:val="en-GB"/>
        </w:rPr>
        <w:t xml:space="preserve">1.3 </w:t>
      </w:r>
      <w:r w:rsidRPr="00B56817">
        <w:rPr>
          <w:rFonts w:ascii="Gadugi" w:hAnsi="Gadugi"/>
          <w:lang w:val="en-GB"/>
        </w:rPr>
        <w:t>"Licensee" means any individual, organisation, institution, or legal entity that has registered for and been granted access to the WOCAT API under this Agreement.</w:t>
      </w:r>
    </w:p>
    <w:p w14:paraId="29ADDEC8"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b/>
          <w:bCs/>
          <w:lang w:val="en-GB"/>
        </w:rPr>
        <w:t xml:space="preserve">1.4 </w:t>
      </w:r>
      <w:r w:rsidRPr="00B56817">
        <w:rPr>
          <w:rFonts w:ascii="Gadugi" w:hAnsi="Gadugi"/>
          <w:lang w:val="en-GB"/>
        </w:rPr>
        <w:t>"Public Use" means non-commercial use of the WOCAT API by academic institutions, research organisations, non-profit entities, governmental bodies, and individual researchers for purposes including but not limited to education, scientific research, and policy analysis.</w:t>
      </w:r>
    </w:p>
    <w:p w14:paraId="0E48792C" w14:textId="692ED8FD" w:rsidR="004D095A" w:rsidRPr="00B56817" w:rsidRDefault="004D36B5">
      <w:pPr>
        <w:pStyle w:val="ListParagraph"/>
        <w:numPr>
          <w:ilvl w:val="0"/>
          <w:numId w:val="2"/>
        </w:numPr>
        <w:spacing w:before="40" w:after="40"/>
        <w:rPr>
          <w:rFonts w:ascii="Gadugi" w:hAnsi="Gadugi"/>
          <w:lang w:val="en-GB"/>
        </w:rPr>
      </w:pPr>
      <w:r w:rsidRPr="00B56817">
        <w:rPr>
          <w:rFonts w:ascii="Gadugi" w:hAnsi="Gadugi"/>
          <w:b/>
          <w:bCs/>
          <w:lang w:val="en-GB"/>
        </w:rPr>
        <w:t xml:space="preserve">1.5 </w:t>
      </w:r>
      <w:r w:rsidRPr="00B56817">
        <w:rPr>
          <w:rFonts w:ascii="Gadugi" w:hAnsi="Gadugi"/>
          <w:lang w:val="en-GB"/>
        </w:rPr>
        <w:t>"Commercial Use" means any use of the WOCAT API directly or indirectly for commercial</w:t>
      </w:r>
      <w:r w:rsidR="000168C0" w:rsidRPr="00B56817">
        <w:rPr>
          <w:rFonts w:ascii="Gadugi" w:hAnsi="Gadugi"/>
          <w:lang w:val="en-GB"/>
        </w:rPr>
        <w:t xml:space="preserve"> purposes</w:t>
      </w:r>
      <w:r w:rsidRPr="00B56817">
        <w:rPr>
          <w:rFonts w:ascii="Gadugi" w:hAnsi="Gadugi"/>
          <w:lang w:val="en-GB"/>
        </w:rPr>
        <w:t>, including</w:t>
      </w:r>
      <w:r w:rsidR="000168C0" w:rsidRPr="00B56817">
        <w:rPr>
          <w:rFonts w:ascii="Gadugi" w:hAnsi="Gadugi"/>
          <w:lang w:val="en-GB"/>
        </w:rPr>
        <w:t xml:space="preserve"> but not exclusively for</w:t>
      </w:r>
      <w:r w:rsidRPr="00B56817">
        <w:rPr>
          <w:rFonts w:ascii="Gadugi" w:hAnsi="Gadugi"/>
          <w:lang w:val="en-GB"/>
        </w:rPr>
        <w:t xml:space="preserve"> integration into commercial products, , platforms, applications offered for sale or subscription</w:t>
      </w:r>
      <w:r w:rsidR="000168C0" w:rsidRPr="00B56817">
        <w:rPr>
          <w:rFonts w:ascii="Gadugi" w:hAnsi="Gadugi"/>
          <w:lang w:val="en-GB"/>
        </w:rPr>
        <w:t xml:space="preserve"> and use for commercial service provision</w:t>
      </w:r>
      <w:r w:rsidRPr="00B56817">
        <w:rPr>
          <w:rFonts w:ascii="Gadugi" w:hAnsi="Gadugi"/>
          <w:lang w:val="en-GB"/>
        </w:rPr>
        <w:t>.</w:t>
      </w:r>
    </w:p>
    <w:p w14:paraId="0D5D50A6" w14:textId="254B2507" w:rsidR="004D095A" w:rsidRPr="00B56817" w:rsidRDefault="004D36B5" w:rsidP="004366D2">
      <w:pPr>
        <w:pStyle w:val="ListParagraph"/>
        <w:numPr>
          <w:ilvl w:val="0"/>
          <w:numId w:val="2"/>
        </w:numPr>
        <w:spacing w:before="40" w:after="40"/>
        <w:rPr>
          <w:rFonts w:ascii="Gadugi" w:hAnsi="Gadugi"/>
          <w:lang w:val="en-GB"/>
        </w:rPr>
      </w:pPr>
      <w:r w:rsidRPr="00B56817">
        <w:rPr>
          <w:rFonts w:ascii="Gadugi" w:hAnsi="Gadugi"/>
          <w:b/>
          <w:bCs/>
          <w:lang w:val="en-GB"/>
        </w:rPr>
        <w:t xml:space="preserve">1.6 </w:t>
      </w:r>
      <w:r w:rsidRPr="00B56817">
        <w:rPr>
          <w:rFonts w:ascii="Gadugi" w:hAnsi="Gadugi"/>
          <w:lang w:val="en-GB"/>
        </w:rPr>
        <w:t>"Annual Fee" means the infrastructure cost-recovery charge as specified in Article 5 of this Agreement.</w:t>
      </w:r>
    </w:p>
    <w:p w14:paraId="45C2BD8F" w14:textId="77777777" w:rsidR="009C0965" w:rsidRPr="00B56817" w:rsidRDefault="009C0965" w:rsidP="004366D2">
      <w:pPr>
        <w:pStyle w:val="ListParagraph"/>
        <w:numPr>
          <w:ilvl w:val="0"/>
          <w:numId w:val="2"/>
        </w:numPr>
        <w:spacing w:before="40" w:after="40"/>
        <w:rPr>
          <w:rFonts w:ascii="Gadugi" w:hAnsi="Gadugi"/>
          <w:lang w:val="en-GB"/>
        </w:rPr>
      </w:pPr>
      <w:r w:rsidRPr="7A4FA625">
        <w:rPr>
          <w:rFonts w:ascii="Gadugi" w:hAnsi="Gadugi"/>
          <w:b/>
          <w:bCs/>
          <w:lang w:val="en-GB"/>
        </w:rPr>
        <w:t xml:space="preserve">1.7 </w:t>
      </w:r>
      <w:r w:rsidRPr="7A4FA625">
        <w:rPr>
          <w:rFonts w:ascii="Gadugi" w:hAnsi="Gadugi"/>
          <w:lang w:val="en-GB"/>
        </w:rPr>
        <w:t>"Initial Access Setup Fee" means the one-time onboarding fee charged to new Licensees to cover WOCAT staff time for account setup, initial technical support, and follow-up, as specified in Article 5.4.</w:t>
      </w:r>
    </w:p>
    <w:p w14:paraId="5AEEEE77" w14:textId="592949B7" w:rsidR="009C0965" w:rsidRDefault="009C0965" w:rsidP="004366D2">
      <w:pPr>
        <w:pStyle w:val="ListParagraph"/>
        <w:numPr>
          <w:ilvl w:val="0"/>
          <w:numId w:val="2"/>
        </w:numPr>
        <w:spacing w:before="40" w:after="40"/>
        <w:rPr>
          <w:rFonts w:ascii="Gadugi" w:hAnsi="Gadugi"/>
          <w:lang w:val="en-GB"/>
        </w:rPr>
      </w:pPr>
      <w:commentRangeStart w:id="4"/>
      <w:r w:rsidRPr="7A4FA625">
        <w:rPr>
          <w:rFonts w:ascii="Gadugi" w:hAnsi="Gadugi"/>
          <w:b/>
          <w:bCs/>
          <w:lang w:val="en-GB"/>
        </w:rPr>
        <w:t xml:space="preserve">1.8 </w:t>
      </w:r>
      <w:r w:rsidRPr="7A4FA625">
        <w:rPr>
          <w:rFonts w:ascii="Gadugi" w:hAnsi="Gadugi"/>
          <w:lang w:val="en-GB"/>
        </w:rPr>
        <w:t xml:space="preserve">"Project Agreement" means a formal written agreement between an institution and </w:t>
      </w:r>
      <w:r w:rsidR="001C1678" w:rsidRPr="7A4FA625">
        <w:rPr>
          <w:rFonts w:ascii="Gadugi" w:hAnsi="Gadugi"/>
          <w:lang w:val="en-GB"/>
        </w:rPr>
        <w:t xml:space="preserve">the </w:t>
      </w:r>
      <w:r w:rsidRPr="7A4FA625">
        <w:rPr>
          <w:rFonts w:ascii="Gadugi" w:hAnsi="Gadugi"/>
          <w:lang w:val="en-GB"/>
        </w:rPr>
        <w:t>WOCAT</w:t>
      </w:r>
      <w:r w:rsidR="001C1678" w:rsidRPr="7A4FA625">
        <w:rPr>
          <w:rFonts w:ascii="Gadugi" w:hAnsi="Gadugi"/>
          <w:lang w:val="en-GB"/>
        </w:rPr>
        <w:t xml:space="preserve"> Secretariat</w:t>
      </w:r>
      <w:r w:rsidRPr="7A4FA625">
        <w:rPr>
          <w:rFonts w:ascii="Gadugi" w:hAnsi="Gadugi"/>
          <w:lang w:val="en-GB"/>
        </w:rPr>
        <w:t xml:space="preserve"> under which a project budget explicitly includes </w:t>
      </w:r>
      <w:r w:rsidR="00C91E50" w:rsidRPr="7A4FA625">
        <w:rPr>
          <w:rFonts w:ascii="Gadugi" w:hAnsi="Gadugi"/>
          <w:lang w:val="en-GB"/>
        </w:rPr>
        <w:t>Fees as defined above</w:t>
      </w:r>
      <w:r w:rsidRPr="7A4FA625">
        <w:rPr>
          <w:rFonts w:ascii="Gadugi" w:hAnsi="Gadugi"/>
          <w:lang w:val="en-GB"/>
        </w:rPr>
        <w:t>.</w:t>
      </w:r>
    </w:p>
    <w:p w14:paraId="350D7963" w14:textId="63A84AA1" w:rsidR="001424B5" w:rsidRPr="001424B5" w:rsidRDefault="00702D28" w:rsidP="7A4FA625">
      <w:pPr>
        <w:pStyle w:val="ListParagraph"/>
        <w:numPr>
          <w:ilvl w:val="0"/>
          <w:numId w:val="2"/>
        </w:numPr>
        <w:spacing w:before="40" w:after="40"/>
        <w:rPr>
          <w:lang w:val="en-US"/>
        </w:rPr>
      </w:pPr>
      <w:r w:rsidRPr="7A4FA625">
        <w:rPr>
          <w:b/>
          <w:bCs/>
          <w:lang w:val="en-US"/>
        </w:rPr>
        <w:t xml:space="preserve">1.8 </w:t>
      </w:r>
      <w:r w:rsidRPr="7A4FA625">
        <w:rPr>
          <w:lang w:val="en-US"/>
        </w:rPr>
        <w:t xml:space="preserve">"Project Agreement" means a formal written agreement between an institution and </w:t>
      </w:r>
      <w:r w:rsidR="3F0C1A95" w:rsidRPr="7A4FA625">
        <w:rPr>
          <w:lang w:val="en-US"/>
        </w:rPr>
        <w:t>the WOCAT Secretariat</w:t>
      </w:r>
      <w:r w:rsidRPr="7A4FA625">
        <w:rPr>
          <w:lang w:val="en-US"/>
        </w:rPr>
        <w:t xml:space="preserve"> under which a project budget explicitly includes provision for WOCAT cost recovery.</w:t>
      </w:r>
      <w:commentRangeEnd w:id="4"/>
      <w:r w:rsidR="00B55439" w:rsidRPr="001424B5">
        <w:rPr>
          <w:rStyle w:val="CommentReference"/>
          <w:sz w:val="22"/>
          <w:szCs w:val="22"/>
          <w:lang w:val="en-US"/>
        </w:rPr>
        <w:commentReference w:id="4"/>
      </w:r>
    </w:p>
    <w:p w14:paraId="7482CAD8" w14:textId="2962240B" w:rsidR="009C0965" w:rsidRPr="00B56817" w:rsidRDefault="009C0965" w:rsidP="004366D2">
      <w:pPr>
        <w:pStyle w:val="ListParagraph"/>
        <w:numPr>
          <w:ilvl w:val="0"/>
          <w:numId w:val="2"/>
        </w:numPr>
        <w:spacing w:before="40" w:after="40"/>
        <w:rPr>
          <w:rFonts w:ascii="Gadugi" w:hAnsi="Gadugi"/>
          <w:lang w:val="en-GB"/>
        </w:rPr>
      </w:pPr>
      <w:r w:rsidRPr="7A4FA625">
        <w:rPr>
          <w:rFonts w:ascii="Gadugi" w:hAnsi="Gadugi"/>
          <w:b/>
          <w:bCs/>
          <w:lang w:val="en-GB"/>
        </w:rPr>
        <w:t xml:space="preserve">1.9 </w:t>
      </w:r>
      <w:r w:rsidRPr="7A4FA625">
        <w:rPr>
          <w:rFonts w:ascii="Gadugi" w:hAnsi="Gadugi"/>
          <w:lang w:val="en-GB"/>
        </w:rPr>
        <w:t>"OECD DAC List" means the Organisation for Economic Co-operation and Development Development Assistance Committee List of Official Development Assistance Recipients, as updated periodically.</w:t>
      </w:r>
    </w:p>
    <w:p w14:paraId="6D110B36" w14:textId="522E92C6" w:rsidR="7A4FA625" w:rsidRDefault="7A4FA625" w:rsidP="7A4FA625">
      <w:pPr>
        <w:spacing w:before="40" w:after="40"/>
        <w:rPr>
          <w:rFonts w:ascii="Gadugi" w:hAnsi="Gadugi"/>
          <w:lang w:val="en-GB"/>
        </w:rPr>
      </w:pPr>
    </w:p>
    <w:p w14:paraId="4732AD69" w14:textId="035BE141" w:rsidR="7A4FA625" w:rsidRDefault="7A4FA625" w:rsidP="7A4FA625">
      <w:pPr>
        <w:spacing w:before="40" w:after="40"/>
        <w:rPr>
          <w:rFonts w:ascii="Gadugi" w:hAnsi="Gadugi"/>
          <w:lang w:val="en-GB"/>
        </w:rPr>
      </w:pPr>
    </w:p>
    <w:p w14:paraId="650159B3" w14:textId="77777777" w:rsidR="004D095A" w:rsidRPr="00B56817" w:rsidRDefault="004D095A">
      <w:pPr>
        <w:spacing w:before="200"/>
        <w:rPr>
          <w:rFonts w:ascii="Gadugi" w:hAnsi="Gadugi"/>
          <w:lang w:val="en-GB"/>
        </w:rPr>
      </w:pPr>
    </w:p>
    <w:p w14:paraId="00FBAFAF" w14:textId="34C2A38E" w:rsidR="1DEEED48" w:rsidRDefault="1DEEED48" w:rsidP="1DEEED48">
      <w:pPr>
        <w:spacing w:before="200"/>
        <w:rPr>
          <w:rFonts w:ascii="Gadugi" w:hAnsi="Gadugi"/>
          <w:lang w:val="en-GB"/>
        </w:rPr>
      </w:pPr>
    </w:p>
    <w:p w14:paraId="6F8205B0" w14:textId="77777777" w:rsidR="00B55439" w:rsidRDefault="00B55439">
      <w:pPr>
        <w:rPr>
          <w:ins w:id="5" w:author="Uyttendaele, Sofia" w:date="2026-09-25T09:30:00Z" w16du:dateUtc="2026-09-25T07:30:00Z"/>
          <w:rFonts w:ascii="Gadugi" w:hAnsi="Gadugi"/>
          <w:b/>
          <w:bCs/>
          <w:color w:val="E97132" w:themeColor="accent2"/>
          <w:sz w:val="28"/>
          <w:szCs w:val="28"/>
          <w:lang w:val="en-GB"/>
        </w:rPr>
      </w:pPr>
      <w:ins w:id="6" w:author="Uyttendaele, Sofia" w:date="2026-09-25T09:30:00Z" w16du:dateUtc="2026-09-25T07:30:00Z">
        <w:r>
          <w:rPr>
            <w:rFonts w:ascii="Gadugi" w:hAnsi="Gadugi"/>
            <w:color w:val="E97132" w:themeColor="accent2"/>
            <w:lang w:val="en-GB"/>
          </w:rPr>
          <w:br w:type="page"/>
        </w:r>
      </w:ins>
    </w:p>
    <w:p w14:paraId="7FDB20BC" w14:textId="221A8C38" w:rsidR="004D095A" w:rsidRPr="00B56817" w:rsidRDefault="004D36B5">
      <w:pPr>
        <w:pStyle w:val="Heading1"/>
        <w:pBdr>
          <w:bottom w:val="single" w:sz="6" w:space="4" w:color="1B4F72"/>
        </w:pBdr>
        <w:rPr>
          <w:rFonts w:ascii="Gadugi" w:hAnsi="Gadugi"/>
          <w:color w:val="E97132" w:themeColor="accent2"/>
          <w:lang w:val="en-GB"/>
        </w:rPr>
      </w:pPr>
      <w:r w:rsidRPr="00B56817">
        <w:rPr>
          <w:rFonts w:ascii="Gadugi" w:hAnsi="Gadugi"/>
          <w:color w:val="E97132" w:themeColor="accent2"/>
          <w:lang w:val="en-GB"/>
        </w:rPr>
        <w:lastRenderedPageBreak/>
        <w:t>ARTICLE 2 – DATA LICENSE AND INTELLECTUAL PROPERTY</w:t>
      </w:r>
    </w:p>
    <w:p w14:paraId="1483BE0A" w14:textId="77777777" w:rsidR="004D095A" w:rsidRPr="00B56817" w:rsidRDefault="004D36B5">
      <w:pPr>
        <w:pStyle w:val="Heading2"/>
        <w:rPr>
          <w:rFonts w:ascii="Gadugi" w:hAnsi="Gadugi"/>
          <w:color w:val="80340D" w:themeColor="accent2" w:themeShade="80"/>
          <w:lang w:val="en-GB"/>
        </w:rPr>
      </w:pPr>
      <w:r w:rsidRPr="00B56817">
        <w:rPr>
          <w:rFonts w:ascii="Gadugi" w:hAnsi="Gadugi"/>
          <w:color w:val="80340D" w:themeColor="accent2" w:themeShade="80"/>
          <w:lang w:val="en-GB"/>
        </w:rPr>
        <w:t>2.1  Underlying Data License</w:t>
      </w:r>
    </w:p>
    <w:p w14:paraId="1D1E5549" w14:textId="77777777" w:rsidR="004D095A" w:rsidRPr="00B56817" w:rsidRDefault="004D36B5">
      <w:pPr>
        <w:spacing w:before="80" w:after="80"/>
        <w:rPr>
          <w:rFonts w:ascii="Gadugi" w:hAnsi="Gadugi"/>
          <w:lang w:val="en-GB"/>
        </w:rPr>
      </w:pPr>
      <w:r w:rsidRPr="00B56817">
        <w:rPr>
          <w:rFonts w:ascii="Gadugi" w:hAnsi="Gadugi"/>
          <w:lang w:val="en-GB"/>
        </w:rPr>
        <w:t>All WOCAT Data accessed through the WOCAT API is licensed under the Creative Commons Attribution-NonCommercial-ShareAlike 4.0 International License (CC BY-NC-SA 4.0), available at:</w:t>
      </w:r>
    </w:p>
    <w:p w14:paraId="2FBA8838" w14:textId="77777777" w:rsidR="004D095A" w:rsidRPr="00B56817" w:rsidDel="00B55439" w:rsidRDefault="004D36B5">
      <w:pPr>
        <w:spacing w:before="80" w:after="80"/>
        <w:ind w:left="720"/>
        <w:rPr>
          <w:del w:id="7" w:author="Uyttendaele, Sofia" w:date="2026-09-25T09:30:00Z" w16du:dateUtc="2026-09-25T07:30:00Z"/>
          <w:rFonts w:ascii="Gadugi" w:hAnsi="Gadugi"/>
          <w:lang w:val="en-GB"/>
        </w:rPr>
      </w:pPr>
      <w:hyperlink r:id="rId16" w:history="1">
        <w:r w:rsidRPr="00B56817">
          <w:rPr>
            <w:rStyle w:val="Hyperlink"/>
            <w:rFonts w:ascii="Gadugi" w:hAnsi="Gadugi"/>
            <w:color w:val="1B4F72"/>
            <w:lang w:val="en-GB"/>
          </w:rPr>
          <w:t>https://creativecommons.org/licenses/by-nc-sa/4.0/</w:t>
        </w:r>
      </w:hyperlink>
    </w:p>
    <w:p w14:paraId="5A107BCA" w14:textId="6574E2D5" w:rsidR="004D095A" w:rsidRPr="00DE5763" w:rsidRDefault="004D095A">
      <w:pPr>
        <w:spacing w:before="80" w:after="80"/>
        <w:ind w:left="720"/>
        <w:rPr>
          <w:rFonts w:ascii="Gadugi" w:hAnsi="Gadugi"/>
          <w:lang w:val="en-GB"/>
        </w:rPr>
        <w:pPrChange w:id="8" w:author="Uyttendaele, Sofia" w:date="2026-09-25T09:30:00Z" w16du:dateUtc="2026-09-25T07:30:00Z">
          <w:pPr>
            <w:spacing w:before="40" w:after="40"/>
          </w:pPr>
        </w:pPrChange>
      </w:pPr>
    </w:p>
    <w:p w14:paraId="4569D304" w14:textId="3457FBD4" w:rsidR="004D095A" w:rsidRPr="00B56817" w:rsidRDefault="004D36B5">
      <w:pPr>
        <w:pStyle w:val="Heading2"/>
        <w:rPr>
          <w:rFonts w:ascii="Gadugi" w:hAnsi="Gadugi"/>
          <w:color w:val="80340D" w:themeColor="accent2" w:themeShade="80"/>
          <w:lang w:val="en-GB"/>
        </w:rPr>
      </w:pPr>
      <w:r w:rsidRPr="00B56817">
        <w:rPr>
          <w:rFonts w:ascii="Gadugi" w:hAnsi="Gadugi"/>
          <w:color w:val="80340D" w:themeColor="accent2" w:themeShade="80"/>
          <w:lang w:val="en-GB"/>
        </w:rPr>
        <w:t>2.</w:t>
      </w:r>
      <w:r w:rsidR="00C91E50" w:rsidRPr="00B56817">
        <w:rPr>
          <w:rFonts w:ascii="Gadugi" w:hAnsi="Gadugi"/>
          <w:color w:val="80340D" w:themeColor="accent2" w:themeShade="80"/>
          <w:lang w:val="en-GB"/>
        </w:rPr>
        <w:t>2</w:t>
      </w:r>
      <w:r w:rsidRPr="00B56817">
        <w:rPr>
          <w:rFonts w:ascii="Gadugi" w:hAnsi="Gadugi"/>
          <w:color w:val="80340D" w:themeColor="accent2" w:themeShade="80"/>
          <w:lang w:val="en-GB"/>
        </w:rPr>
        <w:t xml:space="preserve">  Data Integrity and Acknowledgement</w:t>
      </w:r>
    </w:p>
    <w:p w14:paraId="07D12A1B" w14:textId="31CF2802" w:rsidR="004D095A" w:rsidRPr="00B56817" w:rsidRDefault="004D36B5">
      <w:pPr>
        <w:spacing w:before="80" w:after="80"/>
        <w:rPr>
          <w:rFonts w:ascii="Gadugi" w:hAnsi="Gadugi"/>
          <w:lang w:val="en-GB"/>
        </w:rPr>
      </w:pPr>
      <w:r w:rsidRPr="7A4FA625">
        <w:rPr>
          <w:rFonts w:ascii="Gadugi" w:hAnsi="Gadugi"/>
          <w:lang w:val="en-GB"/>
        </w:rPr>
        <w:t xml:space="preserve">The Licensee shall not misrepresent the origin of the WOCAT Data, shall not alter attribution metadata embedded in the </w:t>
      </w:r>
      <w:r w:rsidR="00C91E50" w:rsidRPr="7A4FA625">
        <w:rPr>
          <w:rFonts w:ascii="Gadugi" w:hAnsi="Gadugi"/>
          <w:lang w:val="en-GB"/>
        </w:rPr>
        <w:t>WOCAT Data</w:t>
      </w:r>
      <w:r w:rsidRPr="7A4FA625">
        <w:rPr>
          <w:rFonts w:ascii="Gadugi" w:hAnsi="Gadugi"/>
          <w:lang w:val="en-GB"/>
        </w:rPr>
        <w:t xml:space="preserve"> and </w:t>
      </w:r>
      <w:commentRangeStart w:id="9"/>
      <w:r w:rsidRPr="7A4FA625">
        <w:rPr>
          <w:rFonts w:ascii="Gadugi" w:hAnsi="Gadugi"/>
          <w:lang w:val="en-GB"/>
        </w:rPr>
        <w:t xml:space="preserve">shall acknowledge the WOCAT Global </w:t>
      </w:r>
      <w:r w:rsidR="001C1678" w:rsidRPr="7A4FA625">
        <w:rPr>
          <w:rFonts w:ascii="Gadugi" w:hAnsi="Gadugi"/>
          <w:lang w:val="en-GB"/>
        </w:rPr>
        <w:t xml:space="preserve">SLM </w:t>
      </w:r>
      <w:r w:rsidRPr="7A4FA625">
        <w:rPr>
          <w:rFonts w:ascii="Gadugi" w:hAnsi="Gadugi"/>
          <w:lang w:val="en-GB"/>
        </w:rPr>
        <w:t>Database in any publication, report, product, or service that incorporates or is derived from WOCAT Data.</w:t>
      </w:r>
      <w:commentRangeEnd w:id="9"/>
      <w:r w:rsidR="00B55439" w:rsidRPr="00B56817">
        <w:rPr>
          <w:rStyle w:val="CommentReference"/>
          <w:rFonts w:ascii="Gadugi" w:hAnsi="Gadugi"/>
          <w:sz w:val="22"/>
          <w:szCs w:val="22"/>
          <w:lang w:val="en-GB"/>
        </w:rPr>
        <w:commentReference w:id="9"/>
      </w:r>
    </w:p>
    <w:p w14:paraId="2E4A6728" w14:textId="77777777" w:rsidR="00CD2D61" w:rsidRPr="00B56817" w:rsidRDefault="00CD2D61">
      <w:pPr>
        <w:spacing w:before="200"/>
        <w:rPr>
          <w:rFonts w:ascii="Gadugi" w:hAnsi="Gadugi"/>
          <w:lang w:val="en-GB"/>
        </w:rPr>
      </w:pPr>
    </w:p>
    <w:p w14:paraId="5269D7B1" w14:textId="77777777" w:rsidR="004D095A" w:rsidRPr="00B56817" w:rsidRDefault="004D36B5">
      <w:pPr>
        <w:pStyle w:val="Heading1"/>
        <w:pBdr>
          <w:bottom w:val="single" w:sz="6" w:space="4" w:color="1B4F72"/>
        </w:pBdr>
        <w:rPr>
          <w:rFonts w:ascii="Gadugi" w:hAnsi="Gadugi"/>
          <w:color w:val="E97132" w:themeColor="accent2"/>
          <w:lang w:val="en-GB"/>
        </w:rPr>
      </w:pPr>
      <w:r w:rsidRPr="00B56817">
        <w:rPr>
          <w:rFonts w:ascii="Gadugi" w:hAnsi="Gadugi"/>
          <w:color w:val="E97132" w:themeColor="accent2"/>
          <w:lang w:val="en-GB"/>
        </w:rPr>
        <w:t>ARTICLE 3 – USE CATEGORIES AND PERMITTED USES</w:t>
      </w:r>
    </w:p>
    <w:p w14:paraId="418471D9" w14:textId="77777777" w:rsidR="004D095A" w:rsidRPr="00B56817" w:rsidRDefault="004D36B5">
      <w:pPr>
        <w:pStyle w:val="Heading2"/>
        <w:rPr>
          <w:rFonts w:ascii="Gadugi" w:hAnsi="Gadugi"/>
          <w:color w:val="80340D" w:themeColor="accent2" w:themeShade="80"/>
          <w:lang w:val="en-GB"/>
        </w:rPr>
      </w:pPr>
      <w:r w:rsidRPr="00B56817">
        <w:rPr>
          <w:rFonts w:ascii="Gadugi" w:hAnsi="Gadugi"/>
          <w:color w:val="80340D" w:themeColor="accent2" w:themeShade="80"/>
          <w:lang w:val="en-GB"/>
        </w:rPr>
        <w:t>3.1  Public Use</w:t>
      </w:r>
    </w:p>
    <w:p w14:paraId="111075CA" w14:textId="531F736E" w:rsidR="004D095A" w:rsidRPr="00B56817" w:rsidRDefault="004D36B5">
      <w:pPr>
        <w:spacing w:before="80" w:after="80"/>
        <w:rPr>
          <w:rFonts w:ascii="Gadugi" w:hAnsi="Gadugi"/>
          <w:lang w:val="en-GB"/>
        </w:rPr>
      </w:pPr>
      <w:r w:rsidRPr="00B56817">
        <w:rPr>
          <w:rFonts w:ascii="Gadugi" w:hAnsi="Gadugi"/>
          <w:lang w:val="en-GB"/>
        </w:rPr>
        <w:t xml:space="preserve">Public Use is intended for non-commercial, knowledge-sharing and research purposes. </w:t>
      </w:r>
      <w:r w:rsidR="00C91E50" w:rsidRPr="00B56817">
        <w:rPr>
          <w:rFonts w:ascii="Gadugi" w:hAnsi="Gadugi"/>
          <w:lang w:val="en-GB"/>
        </w:rPr>
        <w:t>The following organisations or individuals shall be e</w:t>
      </w:r>
      <w:r w:rsidRPr="00B56817">
        <w:rPr>
          <w:rFonts w:ascii="Gadugi" w:hAnsi="Gadugi"/>
          <w:lang w:val="en-GB"/>
        </w:rPr>
        <w:t xml:space="preserve">ligible for </w:t>
      </w:r>
      <w:r w:rsidR="00C91E50" w:rsidRPr="00B56817">
        <w:rPr>
          <w:rFonts w:ascii="Gadugi" w:hAnsi="Gadugi"/>
          <w:lang w:val="en-GB"/>
        </w:rPr>
        <w:t xml:space="preserve">a </w:t>
      </w:r>
      <w:r w:rsidRPr="00B56817">
        <w:rPr>
          <w:rFonts w:ascii="Gadugi" w:hAnsi="Gadugi"/>
          <w:lang w:val="en-GB"/>
        </w:rPr>
        <w:t>Public Use</w:t>
      </w:r>
      <w:r w:rsidR="00C91E50" w:rsidRPr="00B56817">
        <w:rPr>
          <w:rFonts w:ascii="Gadugi" w:hAnsi="Gadugi"/>
          <w:lang w:val="en-GB"/>
        </w:rPr>
        <w:t xml:space="preserve"> license</w:t>
      </w:r>
      <w:r w:rsidRPr="00B56817">
        <w:rPr>
          <w:rFonts w:ascii="Gadugi" w:hAnsi="Gadugi"/>
          <w:lang w:val="en-GB"/>
        </w:rPr>
        <w:t>:</w:t>
      </w:r>
    </w:p>
    <w:p w14:paraId="3F8385B3"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Universities, research institutes, and academic institutions</w:t>
      </w:r>
    </w:p>
    <w:p w14:paraId="33ACEA29" w14:textId="7338A5D4"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Non-governmental organisations (NGOs) and civil society organisations</w:t>
      </w:r>
      <w:r w:rsidR="00984C51">
        <w:rPr>
          <w:rFonts w:ascii="Gadugi" w:hAnsi="Gadugi"/>
          <w:lang w:val="en-GB"/>
        </w:rPr>
        <w:t xml:space="preserve"> (CSOs)</w:t>
      </w:r>
    </w:p>
    <w:p w14:paraId="0BA00156"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Intergovernmental organisations and United Nations agencies</w:t>
      </w:r>
    </w:p>
    <w:p w14:paraId="145FFCF0"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National and local governmental bodies</w:t>
      </w:r>
    </w:p>
    <w:p w14:paraId="41773B9C"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Individual researchers and students</w:t>
      </w:r>
    </w:p>
    <w:p w14:paraId="1636A0E6"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Journalists and media organisations for non-commercial reporting</w:t>
      </w:r>
    </w:p>
    <w:p w14:paraId="48C74722" w14:textId="77777777" w:rsidR="004D095A" w:rsidRPr="00B56817" w:rsidRDefault="004D095A">
      <w:pPr>
        <w:spacing w:before="80"/>
        <w:rPr>
          <w:rFonts w:ascii="Gadugi" w:hAnsi="Gadugi"/>
          <w:lang w:val="en-GB"/>
        </w:rPr>
      </w:pPr>
    </w:p>
    <w:p w14:paraId="2000CA4E" w14:textId="77777777" w:rsidR="004D095A" w:rsidRPr="00B56817" w:rsidRDefault="004D36B5">
      <w:pPr>
        <w:spacing w:before="80" w:after="80"/>
        <w:rPr>
          <w:rFonts w:ascii="Gadugi" w:hAnsi="Gadugi"/>
          <w:lang w:val="en-GB"/>
        </w:rPr>
      </w:pPr>
      <w:commentRangeStart w:id="10"/>
      <w:commentRangeStart w:id="11"/>
      <w:r w:rsidRPr="00B56817">
        <w:rPr>
          <w:rFonts w:ascii="Gadugi" w:hAnsi="Gadugi"/>
          <w:lang w:val="en-GB"/>
        </w:rPr>
        <w:t>Permitted activities under Public Use include:</w:t>
      </w:r>
      <w:commentRangeEnd w:id="10"/>
      <w:r w:rsidR="00B269A4" w:rsidRPr="00B56817">
        <w:rPr>
          <w:rStyle w:val="CommentReference"/>
          <w:rFonts w:ascii="Gadugi" w:hAnsi="Gadugi"/>
          <w:sz w:val="22"/>
          <w:szCs w:val="22"/>
          <w:lang w:val="en-GB"/>
        </w:rPr>
        <w:commentReference w:id="10"/>
      </w:r>
      <w:commentRangeEnd w:id="11"/>
      <w:r w:rsidR="00B55439" w:rsidRPr="00B56817">
        <w:rPr>
          <w:rStyle w:val="CommentReference"/>
          <w:rFonts w:ascii="Gadugi" w:hAnsi="Gadugi"/>
          <w:sz w:val="22"/>
          <w:szCs w:val="22"/>
          <w:lang w:val="en-GB"/>
        </w:rPr>
        <w:commentReference w:id="11"/>
      </w:r>
    </w:p>
    <w:p w14:paraId="595DDBD7"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Scientific research, data analysis, and publication of findings</w:t>
      </w:r>
    </w:p>
    <w:p w14:paraId="00C7A837"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Educational materials, training programmes, and curricula</w:t>
      </w:r>
    </w:p>
    <w:p w14:paraId="7260C7DD" w14:textId="77777777" w:rsidR="008B0368" w:rsidRDefault="004D36B5" w:rsidP="00984C51">
      <w:pPr>
        <w:pStyle w:val="ListParagraph"/>
        <w:numPr>
          <w:ilvl w:val="0"/>
          <w:numId w:val="2"/>
        </w:numPr>
        <w:spacing w:before="40" w:after="40"/>
        <w:rPr>
          <w:rFonts w:ascii="Gadugi" w:hAnsi="Gadugi"/>
          <w:lang w:val="en-GB"/>
        </w:rPr>
      </w:pPr>
      <w:r w:rsidRPr="00B56817">
        <w:rPr>
          <w:rFonts w:ascii="Gadugi" w:hAnsi="Gadugi"/>
          <w:lang w:val="en-GB"/>
        </w:rPr>
        <w:t>Policy analysis, decision support, and advocacy (non-commercial)</w:t>
      </w:r>
    </w:p>
    <w:p w14:paraId="6BA0B446" w14:textId="106AF5B5" w:rsidR="004D095A" w:rsidRPr="00B56817" w:rsidRDefault="004D36B5" w:rsidP="00984C51">
      <w:pPr>
        <w:pStyle w:val="ListParagraph"/>
        <w:numPr>
          <w:ilvl w:val="0"/>
          <w:numId w:val="2"/>
        </w:numPr>
        <w:spacing w:before="40" w:after="40"/>
        <w:rPr>
          <w:rFonts w:ascii="Gadugi" w:hAnsi="Gadugi"/>
          <w:lang w:val="en-GB"/>
        </w:rPr>
      </w:pPr>
      <w:r w:rsidRPr="00B56817">
        <w:rPr>
          <w:rFonts w:ascii="Gadugi" w:hAnsi="Gadugi"/>
          <w:lang w:val="en-GB"/>
        </w:rPr>
        <w:t>Development of open-</w:t>
      </w:r>
      <w:r w:rsidR="463C2AD0" w:rsidRPr="00B56817">
        <w:rPr>
          <w:rFonts w:ascii="Gadugi" w:hAnsi="Gadugi"/>
          <w:lang w:val="en-GB"/>
        </w:rPr>
        <w:t>access</w:t>
      </w:r>
      <w:r w:rsidRPr="00B56817">
        <w:rPr>
          <w:rFonts w:ascii="Gadugi" w:hAnsi="Gadugi"/>
          <w:lang w:val="en-GB"/>
        </w:rPr>
        <w:t xml:space="preserve"> tools and platforms that do not generate revenue</w:t>
      </w:r>
    </w:p>
    <w:p w14:paraId="48794925" w14:textId="418DAD47" w:rsidR="00984C51" w:rsidRDefault="004D36B5" w:rsidP="00984C51">
      <w:pPr>
        <w:pStyle w:val="ListParagraph"/>
        <w:numPr>
          <w:ilvl w:val="0"/>
          <w:numId w:val="2"/>
        </w:numPr>
        <w:spacing w:before="40" w:after="40"/>
        <w:rPr>
          <w:rFonts w:ascii="Gadugi" w:hAnsi="Gadugi"/>
          <w:lang w:val="en-GB"/>
        </w:rPr>
      </w:pPr>
      <w:r w:rsidRPr="00B56817">
        <w:rPr>
          <w:rFonts w:ascii="Gadugi" w:hAnsi="Gadugi"/>
          <w:lang w:val="en-GB"/>
        </w:rPr>
        <w:t>Integration into freely accessible portals and visualisation platforms</w:t>
      </w:r>
    </w:p>
    <w:p w14:paraId="3189F687" w14:textId="77777777" w:rsidR="00984C51" w:rsidRDefault="00984C51" w:rsidP="00984C51">
      <w:pPr>
        <w:spacing w:before="40" w:after="40"/>
        <w:rPr>
          <w:rFonts w:ascii="Gadugi" w:hAnsi="Gadugi"/>
          <w:lang w:val="en-GB"/>
        </w:rPr>
      </w:pPr>
    </w:p>
    <w:p w14:paraId="60FABB50" w14:textId="77777777" w:rsidR="004D095A" w:rsidRPr="00B56817" w:rsidRDefault="004D36B5">
      <w:pPr>
        <w:pStyle w:val="Heading2"/>
        <w:rPr>
          <w:rFonts w:ascii="Gadugi" w:hAnsi="Gadugi"/>
          <w:color w:val="80340D" w:themeColor="accent2" w:themeShade="80"/>
          <w:lang w:val="en-GB"/>
        </w:rPr>
      </w:pPr>
      <w:r w:rsidRPr="00B56817">
        <w:rPr>
          <w:rFonts w:ascii="Gadugi" w:hAnsi="Gadugi"/>
          <w:color w:val="80340D" w:themeColor="accent2" w:themeShade="80"/>
          <w:lang w:val="en-GB"/>
        </w:rPr>
        <w:t>3.2  Commercial Use</w:t>
      </w:r>
    </w:p>
    <w:p w14:paraId="0DF0E467" w14:textId="4378CACC" w:rsidR="004D095A" w:rsidRPr="00B56817" w:rsidRDefault="004D36B5">
      <w:pPr>
        <w:spacing w:before="80" w:after="80"/>
        <w:rPr>
          <w:rFonts w:ascii="Gadugi" w:hAnsi="Gadugi"/>
          <w:lang w:val="en-GB"/>
        </w:rPr>
      </w:pPr>
      <w:r w:rsidRPr="00B56817">
        <w:rPr>
          <w:rFonts w:ascii="Gadugi" w:hAnsi="Gadugi"/>
          <w:lang w:val="en-GB"/>
        </w:rPr>
        <w:t xml:space="preserve">Commercial Use </w:t>
      </w:r>
      <w:r w:rsidR="00C555F4" w:rsidRPr="00B56817">
        <w:rPr>
          <w:rFonts w:ascii="Gadugi" w:hAnsi="Gadugi"/>
          <w:lang w:val="en-GB"/>
        </w:rPr>
        <w:t>shall apply to the following type of organisations (list not exhaustive)</w:t>
      </w:r>
      <w:r w:rsidRPr="00B56817">
        <w:rPr>
          <w:rFonts w:ascii="Gadugi" w:hAnsi="Gadugi"/>
          <w:lang w:val="en-GB"/>
        </w:rPr>
        <w:t>:</w:t>
      </w:r>
    </w:p>
    <w:p w14:paraId="6D76EBF4"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Private sector companies, consultancies, and start-ups</w:t>
      </w:r>
    </w:p>
    <w:p w14:paraId="0646D3C0"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Software-as-a-Service (SaaS) providers integrating WOCAT Data into paid products</w:t>
      </w:r>
    </w:p>
    <w:p w14:paraId="663613A3"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Data aggregators, market intelligence platforms, or analytics services</w:t>
      </w:r>
    </w:p>
    <w:p w14:paraId="439C3878"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Organisations using WOCAT Data to provide fee-based advisory or consulting services</w:t>
      </w:r>
    </w:p>
    <w:p w14:paraId="5B2F2EC8" w14:textId="77777777" w:rsidR="004D095A" w:rsidRPr="00B56817" w:rsidRDefault="004D095A">
      <w:pPr>
        <w:spacing w:before="80"/>
        <w:rPr>
          <w:rFonts w:ascii="Gadugi" w:hAnsi="Gadugi"/>
          <w:lang w:val="en-GB"/>
        </w:rPr>
      </w:pPr>
    </w:p>
    <w:p w14:paraId="3C228AAB" w14:textId="0D6F9C4B" w:rsidR="004D095A" w:rsidRPr="00B56817" w:rsidDel="005B2D9C" w:rsidRDefault="004D36B5">
      <w:pPr>
        <w:spacing w:before="80" w:after="80"/>
        <w:jc w:val="both"/>
        <w:rPr>
          <w:del w:id="12" w:author="Uyttendaele, Sofia" w:date="2026-09-25T09:34:00Z" w16du:dateUtc="2026-09-25T07:34:00Z"/>
          <w:rFonts w:ascii="Gadugi" w:hAnsi="Gadugi"/>
          <w:lang w:val="en-GB"/>
        </w:rPr>
      </w:pPr>
      <w:r w:rsidRPr="00B56817">
        <w:rPr>
          <w:rFonts w:ascii="Gadugi" w:hAnsi="Gadugi"/>
          <w:lang w:val="en-GB"/>
        </w:rPr>
        <w:t>Important Notice on the Non-Commercial Restriction: The CC BY-NC-SA 4.0 license underlying WOCAT Data prohibits commercial use of the</w:t>
      </w:r>
      <w:r w:rsidR="00C555F4" w:rsidRPr="00B56817">
        <w:rPr>
          <w:rFonts w:ascii="Gadugi" w:hAnsi="Gadugi"/>
          <w:lang w:val="en-GB"/>
        </w:rPr>
        <w:t xml:space="preserve"> WOCAT Data</w:t>
      </w:r>
      <w:r w:rsidRPr="00B56817">
        <w:rPr>
          <w:rFonts w:ascii="Gadugi" w:hAnsi="Gadugi"/>
          <w:lang w:val="en-GB"/>
        </w:rPr>
        <w:t xml:space="preserve">. </w:t>
      </w:r>
      <w:r w:rsidR="006C6BD2" w:rsidRPr="00B56817">
        <w:rPr>
          <w:rFonts w:ascii="Gadugi" w:hAnsi="Gadugi"/>
          <w:lang w:val="en-GB"/>
        </w:rPr>
        <w:t xml:space="preserve">Licensees wishing to pursue Commercial Use must contact the WOCAT Secretariat. Licensees herewith warrant that they will abstain from any Commercial Use of the WOCAT Data before having concluded a respective commercial data use license Uni Bern (or having received a written waiver). API </w:t>
      </w:r>
      <w:r w:rsidRPr="00B56817">
        <w:rPr>
          <w:rFonts w:ascii="Gadugi" w:hAnsi="Gadugi"/>
          <w:lang w:val="en-GB"/>
        </w:rPr>
        <w:t xml:space="preserve">access fees </w:t>
      </w:r>
      <w:r w:rsidR="006C6BD2" w:rsidRPr="00B56817">
        <w:rPr>
          <w:rFonts w:ascii="Gadugi" w:hAnsi="Gadugi"/>
          <w:lang w:val="en-GB"/>
        </w:rPr>
        <w:t xml:space="preserve">for Commercial Use </w:t>
      </w:r>
      <w:r w:rsidR="00C555F4" w:rsidRPr="00B56817">
        <w:rPr>
          <w:rFonts w:ascii="Gadugi" w:hAnsi="Gadugi"/>
          <w:lang w:val="en-GB"/>
        </w:rPr>
        <w:t xml:space="preserve">pursuant to </w:t>
      </w:r>
      <w:r w:rsidRPr="00B56817">
        <w:rPr>
          <w:rFonts w:ascii="Gadugi" w:hAnsi="Gadugi"/>
          <w:lang w:val="en-GB"/>
        </w:rPr>
        <w:t>Article 5 cover only infrastructure costs and do not in themselves grant permission to use WOCAT Data for commercial purposes.</w:t>
      </w:r>
    </w:p>
    <w:p w14:paraId="142E9E10" w14:textId="77777777" w:rsidR="004D095A" w:rsidRPr="00B56817" w:rsidDel="005B2D9C" w:rsidRDefault="004D095A">
      <w:pPr>
        <w:spacing w:before="80" w:after="80"/>
        <w:jc w:val="both"/>
        <w:rPr>
          <w:del w:id="13" w:author="Uyttendaele, Sofia" w:date="2026-09-25T09:34:00Z" w16du:dateUtc="2026-09-25T07:34:00Z"/>
          <w:rFonts w:ascii="Gadugi" w:hAnsi="Gadugi"/>
          <w:lang w:val="en-GB"/>
        </w:rPr>
        <w:pPrChange w:id="14" w:author="Uyttendaele, Sofia" w:date="2026-09-25T09:34:00Z" w16du:dateUtc="2026-09-25T07:34:00Z">
          <w:pPr>
            <w:spacing w:before="200"/>
          </w:pPr>
        </w:pPrChange>
      </w:pPr>
    </w:p>
    <w:p w14:paraId="490B1384" w14:textId="77777777" w:rsidR="004D095A" w:rsidRPr="00B56817" w:rsidRDefault="004D095A">
      <w:pPr>
        <w:spacing w:before="200"/>
        <w:rPr>
          <w:rFonts w:ascii="Gadugi" w:hAnsi="Gadugi"/>
          <w:lang w:val="en-GB"/>
        </w:rPr>
      </w:pPr>
    </w:p>
    <w:p w14:paraId="48F89B13" w14:textId="434343B8" w:rsidR="004D095A" w:rsidRPr="00B56817" w:rsidRDefault="004D36B5">
      <w:pPr>
        <w:pStyle w:val="Heading1"/>
        <w:pBdr>
          <w:bottom w:val="single" w:sz="6" w:space="4" w:color="1B4F72"/>
        </w:pBdr>
        <w:rPr>
          <w:rFonts w:ascii="Gadugi" w:hAnsi="Gadugi"/>
          <w:color w:val="E97132" w:themeColor="accent2"/>
          <w:lang w:val="en-GB"/>
        </w:rPr>
      </w:pPr>
      <w:r w:rsidRPr="00B56817">
        <w:rPr>
          <w:rFonts w:ascii="Gadugi" w:hAnsi="Gadugi"/>
          <w:color w:val="E97132" w:themeColor="accent2"/>
          <w:lang w:val="en-GB"/>
        </w:rPr>
        <w:t xml:space="preserve">ARTICLE </w:t>
      </w:r>
      <w:ins w:id="15" w:author="Uyttendaele, Sofia" w:date="2026-10-01T09:41:00Z" w16du:dateUtc="2026-10-01T07:41:00Z">
        <w:r w:rsidR="00BD4016">
          <w:rPr>
            <w:rFonts w:ascii="Gadugi" w:hAnsi="Gadugi"/>
            <w:color w:val="E97132" w:themeColor="accent2"/>
            <w:lang w:val="en-GB"/>
          </w:rPr>
          <w:t>4</w:t>
        </w:r>
      </w:ins>
      <w:del w:id="16" w:author="Uyttendaele, Sofia" w:date="2026-10-01T09:41:00Z" w16du:dateUtc="2026-10-01T07:41:00Z">
        <w:r w:rsidRPr="00B56817" w:rsidDel="00BD4016">
          <w:rPr>
            <w:rFonts w:ascii="Gadugi" w:hAnsi="Gadugi"/>
            <w:color w:val="E97132" w:themeColor="accent2"/>
            <w:lang w:val="en-GB"/>
          </w:rPr>
          <w:delText>5</w:delText>
        </w:r>
      </w:del>
      <w:r w:rsidRPr="00B56817">
        <w:rPr>
          <w:rFonts w:ascii="Gadugi" w:hAnsi="Gadugi"/>
          <w:color w:val="E97132" w:themeColor="accent2"/>
          <w:lang w:val="en-GB"/>
        </w:rPr>
        <w:t xml:space="preserve"> – </w:t>
      </w:r>
      <w:commentRangeStart w:id="17"/>
      <w:r w:rsidRPr="00B56817">
        <w:rPr>
          <w:rFonts w:ascii="Gadugi" w:hAnsi="Gadugi"/>
          <w:color w:val="E97132" w:themeColor="accent2"/>
          <w:lang w:val="en-GB"/>
        </w:rPr>
        <w:t xml:space="preserve">ANNUAL FEE </w:t>
      </w:r>
      <w:commentRangeEnd w:id="17"/>
      <w:r w:rsidR="00BD4016" w:rsidRPr="00B56817">
        <w:rPr>
          <w:rStyle w:val="CommentReference"/>
          <w:rFonts w:ascii="Gadugi" w:hAnsi="Gadugi"/>
          <w:color w:val="E97132" w:themeColor="accent2"/>
          <w:sz w:val="28"/>
          <w:szCs w:val="28"/>
          <w:lang w:val="en-GB"/>
        </w:rPr>
        <w:commentReference w:id="17"/>
      </w:r>
      <w:r w:rsidRPr="00B56817">
        <w:rPr>
          <w:rFonts w:ascii="Gadugi" w:hAnsi="Gadugi"/>
          <w:color w:val="E97132" w:themeColor="accent2"/>
          <w:lang w:val="en-GB"/>
        </w:rPr>
        <w:t xml:space="preserve">AND </w:t>
      </w:r>
      <w:r w:rsidRPr="00B56817">
        <w:rPr>
          <w:rFonts w:ascii="Gadugi" w:hAnsi="Gadugi"/>
          <w:color w:val="E97132" w:themeColor="accent2"/>
          <w:highlight w:val="yellow"/>
          <w:lang w:val="en-GB"/>
        </w:rPr>
        <w:t>COST-RECOVERY MODEL</w:t>
      </w:r>
    </w:p>
    <w:p w14:paraId="61E4FAA2" w14:textId="2A11AEBA" w:rsidR="004D095A" w:rsidRPr="00B56817" w:rsidRDefault="00AD11B4">
      <w:pPr>
        <w:pStyle w:val="Heading2"/>
        <w:rPr>
          <w:rFonts w:ascii="Gadugi" w:hAnsi="Gadugi"/>
          <w:color w:val="80340D" w:themeColor="accent2" w:themeShade="80"/>
          <w:lang w:val="en-GB"/>
        </w:rPr>
      </w:pPr>
      <w:r>
        <w:rPr>
          <w:rFonts w:ascii="Gadugi" w:hAnsi="Gadugi"/>
          <w:color w:val="80340D" w:themeColor="accent2" w:themeShade="80"/>
          <w:lang w:val="en-GB"/>
        </w:rPr>
        <w:t>4</w:t>
      </w:r>
      <w:r w:rsidR="004D36B5" w:rsidRPr="689A5E93">
        <w:rPr>
          <w:rFonts w:ascii="Gadugi" w:hAnsi="Gadugi"/>
          <w:color w:val="80340D" w:themeColor="accent2" w:themeShade="80"/>
          <w:lang w:val="en-GB"/>
        </w:rPr>
        <w:t>.</w:t>
      </w:r>
      <w:r w:rsidR="00DE5763" w:rsidRPr="689A5E93">
        <w:rPr>
          <w:rFonts w:ascii="Gadugi" w:hAnsi="Gadugi"/>
          <w:color w:val="80340D" w:themeColor="accent2" w:themeShade="80"/>
          <w:lang w:val="en-GB"/>
        </w:rPr>
        <w:t xml:space="preserve">1  </w:t>
      </w:r>
      <w:r w:rsidR="004D36B5" w:rsidRPr="689A5E93">
        <w:rPr>
          <w:rFonts w:ascii="Gadugi" w:hAnsi="Gadugi"/>
          <w:color w:val="80340D" w:themeColor="accent2" w:themeShade="80"/>
          <w:lang w:val="en-GB"/>
        </w:rPr>
        <w:t>Fee Payment Terms</w:t>
      </w:r>
    </w:p>
    <w:p w14:paraId="286FF5B1"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Annual Fees are due upon registration and thereafter on the anniversary of the registration date.</w:t>
      </w:r>
    </w:p>
    <w:p w14:paraId="6A313CCC" w14:textId="6A199153" w:rsidR="004D095A" w:rsidRPr="00B56817" w:rsidRDefault="004D36B5">
      <w:pPr>
        <w:pStyle w:val="ListParagraph"/>
        <w:numPr>
          <w:ilvl w:val="0"/>
          <w:numId w:val="2"/>
        </w:numPr>
        <w:spacing w:before="40" w:after="40"/>
        <w:rPr>
          <w:rFonts w:ascii="Gadugi" w:hAnsi="Gadugi"/>
          <w:lang w:val="en-GB"/>
        </w:rPr>
      </w:pPr>
      <w:commentRangeStart w:id="18"/>
      <w:r w:rsidRPr="689A5E93">
        <w:rPr>
          <w:rFonts w:ascii="Gadugi" w:hAnsi="Gadugi"/>
          <w:lang w:val="en-GB"/>
        </w:rPr>
        <w:t xml:space="preserve">Accepted payment methods: </w:t>
      </w:r>
      <w:r w:rsidRPr="689A5E93">
        <w:rPr>
          <w:rFonts w:ascii="Gadugi" w:hAnsi="Gadugi"/>
          <w:highlight w:val="yellow"/>
          <w:lang w:val="en-GB"/>
        </w:rPr>
        <w:t>bank transfer (IBAN), ,</w:t>
      </w:r>
      <w:r w:rsidRPr="689A5E93">
        <w:rPr>
          <w:rFonts w:ascii="Gadugi" w:hAnsi="Gadugi"/>
          <w:lang w:val="en-GB"/>
        </w:rPr>
        <w:t xml:space="preserve"> or institutional purchase order.</w:t>
      </w:r>
      <w:commentRangeEnd w:id="18"/>
      <w:r w:rsidRPr="00B56817">
        <w:rPr>
          <w:rStyle w:val="CommentReference"/>
          <w:rFonts w:ascii="Gadugi" w:hAnsi="Gadugi"/>
          <w:sz w:val="22"/>
          <w:szCs w:val="22"/>
          <w:lang w:val="en-GB"/>
        </w:rPr>
        <w:commentReference w:id="18"/>
      </w:r>
    </w:p>
    <w:p w14:paraId="7DF65278" w14:textId="4BFE7D6C"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Fees are non-refundable except in the event of demonstrable</w:t>
      </w:r>
      <w:r w:rsidR="00DA7376" w:rsidRPr="00B56817">
        <w:rPr>
          <w:rFonts w:ascii="Gadugi" w:hAnsi="Gadugi"/>
          <w:lang w:val="en-GB"/>
        </w:rPr>
        <w:t>, non-curable</w:t>
      </w:r>
      <w:r w:rsidRPr="00B56817">
        <w:rPr>
          <w:rFonts w:ascii="Gadugi" w:hAnsi="Gadugi"/>
          <w:lang w:val="en-GB"/>
        </w:rPr>
        <w:t xml:space="preserve"> service failure attributable to WOCAT (see Article 7.3).</w:t>
      </w:r>
    </w:p>
    <w:p w14:paraId="6DC6C92A" w14:textId="77777777" w:rsidR="004D095A" w:rsidRDefault="004D36B5">
      <w:pPr>
        <w:pStyle w:val="ListParagraph"/>
        <w:numPr>
          <w:ilvl w:val="0"/>
          <w:numId w:val="2"/>
        </w:numPr>
        <w:spacing w:before="40" w:after="40"/>
        <w:rPr>
          <w:rFonts w:ascii="Gadugi" w:hAnsi="Gadugi"/>
          <w:lang w:val="en-GB"/>
        </w:rPr>
      </w:pPr>
      <w:r w:rsidRPr="00B56817">
        <w:rPr>
          <w:rFonts w:ascii="Gadugi" w:hAnsi="Gadugi"/>
          <w:lang w:val="en-GB"/>
        </w:rPr>
        <w:t>Late payments exceeding 30 days will result in temporary API access suspension until the outstanding balance is settled.</w:t>
      </w:r>
    </w:p>
    <w:p w14:paraId="47CF2B3F" w14:textId="77777777" w:rsidR="009F733D" w:rsidRDefault="009F733D" w:rsidP="009F733D">
      <w:pPr>
        <w:spacing w:before="40" w:after="40"/>
        <w:rPr>
          <w:rFonts w:ascii="Gadugi" w:hAnsi="Gadugi"/>
          <w:lang w:val="en-GB"/>
        </w:rPr>
      </w:pPr>
    </w:p>
    <w:p w14:paraId="522C5392" w14:textId="6ACC8B4A" w:rsidR="009F733D" w:rsidRPr="00EA0B3A" w:rsidRDefault="00AD11B4" w:rsidP="00EA0B3A">
      <w:pPr>
        <w:pStyle w:val="Heading2"/>
        <w:rPr>
          <w:rFonts w:ascii="Gadugi" w:hAnsi="Gadugi"/>
          <w:color w:val="80340D" w:themeColor="accent2" w:themeShade="80"/>
          <w:lang w:val="en-GB"/>
        </w:rPr>
      </w:pPr>
      <w:r>
        <w:rPr>
          <w:rFonts w:ascii="Gadugi" w:hAnsi="Gadugi"/>
          <w:color w:val="80340D" w:themeColor="accent2" w:themeShade="80"/>
          <w:lang w:val="en-GB"/>
        </w:rPr>
        <w:t>4</w:t>
      </w:r>
      <w:commentRangeStart w:id="19"/>
      <w:r w:rsidR="009F733D" w:rsidRPr="689A5E93">
        <w:rPr>
          <w:rFonts w:ascii="Gadugi" w:hAnsi="Gadugi"/>
          <w:color w:val="80340D" w:themeColor="accent2" w:themeShade="80"/>
          <w:lang w:val="en-GB"/>
        </w:rPr>
        <w:t>.</w:t>
      </w:r>
      <w:r w:rsidR="00DE5763" w:rsidRPr="689A5E93">
        <w:rPr>
          <w:rFonts w:ascii="Gadugi" w:hAnsi="Gadugi"/>
          <w:color w:val="80340D" w:themeColor="accent2" w:themeShade="80"/>
          <w:lang w:val="en-GB"/>
        </w:rPr>
        <w:t>2</w:t>
      </w:r>
      <w:r w:rsidR="009F733D" w:rsidRPr="689A5E93">
        <w:rPr>
          <w:rFonts w:ascii="Gadugi" w:hAnsi="Gadugi"/>
          <w:color w:val="80340D" w:themeColor="accent2" w:themeShade="80"/>
          <w:lang w:val="en-GB"/>
        </w:rPr>
        <w:t xml:space="preserve">  Annual Fees</w:t>
      </w:r>
      <w:commentRangeEnd w:id="19"/>
      <w:r w:rsidR="009F733D" w:rsidRPr="00EA0B3A">
        <w:rPr>
          <w:rStyle w:val="CommentReference"/>
          <w:rFonts w:ascii="Gadugi" w:hAnsi="Gadugi"/>
          <w:color w:val="80340D" w:themeColor="accent2" w:themeShade="80"/>
          <w:sz w:val="24"/>
          <w:szCs w:val="24"/>
          <w:lang w:val="en-GB"/>
        </w:rPr>
        <w:commentReference w:id="19"/>
      </w:r>
    </w:p>
    <w:p w14:paraId="2E499D1A" w14:textId="77777777" w:rsidR="009F733D" w:rsidRPr="00EA0B3A" w:rsidRDefault="009F733D" w:rsidP="003A0EA0">
      <w:pPr>
        <w:spacing w:before="40" w:after="240"/>
        <w:rPr>
          <w:rFonts w:ascii="Gadugi" w:hAnsi="Gadugi"/>
          <w:lang w:val="en-GB"/>
        </w:rPr>
      </w:pPr>
      <w:r w:rsidRPr="00EA0B3A">
        <w:rPr>
          <w:rFonts w:ascii="Gadugi" w:hAnsi="Gadugi"/>
          <w:lang w:val="en-GB"/>
        </w:rPr>
        <w:t xml:space="preserve">Annual Fees are differentiated by organisation type. Current tariffs are published and kept up to date on the WOCAT API pricing page at </w:t>
      </w:r>
      <w:r w:rsidRPr="00EA0B3A">
        <w:rPr>
          <w:rFonts w:ascii="Gadugi" w:hAnsi="Gadugi"/>
          <w:highlight w:val="yellow"/>
          <w:lang w:val="en-GB"/>
        </w:rPr>
        <w:t>wocat.net/api-pricing</w:t>
      </w:r>
      <w:r w:rsidRPr="00EA0B3A">
        <w:rPr>
          <w:rFonts w:ascii="Gadugi" w:hAnsi="Gadugi"/>
          <w:lang w:val="en-GB"/>
        </w:rPr>
        <w:t>.</w:t>
      </w:r>
    </w:p>
    <w:p w14:paraId="591CB15B" w14:textId="77777777" w:rsidR="009F733D" w:rsidRPr="00EA0B3A" w:rsidRDefault="009F733D" w:rsidP="003A0EA0">
      <w:pPr>
        <w:spacing w:before="40" w:after="40"/>
        <w:rPr>
          <w:rFonts w:ascii="Gadugi" w:hAnsi="Gadugi"/>
          <w:lang w:val="en-GB"/>
        </w:rPr>
      </w:pPr>
      <w:r w:rsidRPr="00EA0B3A">
        <w:rPr>
          <w:rFonts w:ascii="Gadugi" w:hAnsi="Gadugi"/>
          <w:lang w:val="en-GB"/>
        </w:rPr>
        <w:t xml:space="preserve">WOCAT reviews fee levels annually. Any adjustment to published tariffs will be communicated to active Licensees with a minimum of 60 days' written notice prior to taking effect. Fee changes do not require an amendment to this Agreement; updated tariffs on </w:t>
      </w:r>
      <w:r w:rsidRPr="00EA0B3A">
        <w:rPr>
          <w:rFonts w:ascii="Gadugi" w:hAnsi="Gadugi"/>
          <w:highlight w:val="yellow"/>
          <w:lang w:val="en-GB"/>
        </w:rPr>
        <w:t>wocat.net/api-pricing</w:t>
      </w:r>
      <w:r w:rsidRPr="00EA0B3A">
        <w:rPr>
          <w:rFonts w:ascii="Gadugi" w:hAnsi="Gadugi"/>
          <w:lang w:val="en-GB"/>
        </w:rPr>
        <w:t xml:space="preserve"> become binding upon the expiry of the notice period.</w:t>
      </w:r>
    </w:p>
    <w:p w14:paraId="3CCCD1C4" w14:textId="26BF526F" w:rsidR="009F733D" w:rsidRPr="003A0EA0" w:rsidRDefault="00F51234" w:rsidP="003A0EA0">
      <w:pPr>
        <w:spacing w:before="40" w:after="40"/>
        <w:rPr>
          <w:rFonts w:ascii="Gadugi" w:hAnsi="Gadugi"/>
          <w:lang w:val="en-GB"/>
        </w:rPr>
      </w:pPr>
      <w:r w:rsidRPr="7A4FA625">
        <w:rPr>
          <w:rFonts w:ascii="Gadugi" w:hAnsi="Gadugi"/>
          <w:lang w:val="en-GB"/>
        </w:rPr>
        <w:t xml:space="preserve">Organisations that qualify for </w:t>
      </w:r>
      <w:commentRangeStart w:id="20"/>
      <w:r w:rsidR="009F733D" w:rsidRPr="7A4FA625">
        <w:rPr>
          <w:rFonts w:ascii="Gadugi" w:hAnsi="Gadugi"/>
          <w:lang w:val="en-GB"/>
        </w:rPr>
        <w:t xml:space="preserve">Public Use </w:t>
      </w:r>
      <w:commentRangeEnd w:id="20"/>
      <w:r w:rsidR="00B269A4" w:rsidRPr="7A4FA625">
        <w:rPr>
          <w:rStyle w:val="CommentReference"/>
          <w:rFonts w:ascii="Gadugi" w:hAnsi="Gadugi"/>
          <w:sz w:val="22"/>
          <w:szCs w:val="22"/>
          <w:lang w:val="en-GB"/>
        </w:rPr>
        <w:commentReference w:id="20"/>
      </w:r>
      <w:r w:rsidR="009F733D" w:rsidRPr="7A4FA625">
        <w:rPr>
          <w:rFonts w:ascii="Gadugi" w:hAnsi="Gadugi"/>
          <w:lang w:val="en-GB"/>
        </w:rPr>
        <w:t xml:space="preserve">are charged at the public tariff rates published on </w:t>
      </w:r>
      <w:r w:rsidR="009F733D" w:rsidRPr="7A4FA625">
        <w:rPr>
          <w:rFonts w:ascii="Gadugi" w:hAnsi="Gadugi"/>
          <w:highlight w:val="yellow"/>
          <w:lang w:val="en-GB"/>
        </w:rPr>
        <w:t>wocat.net/api-pricing.</w:t>
      </w:r>
    </w:p>
    <w:p w14:paraId="189820A6" w14:textId="5CD1BD87" w:rsidR="009F733D" w:rsidRDefault="009F733D" w:rsidP="003A0EA0">
      <w:pPr>
        <w:spacing w:before="40" w:after="40"/>
        <w:rPr>
          <w:rFonts w:ascii="Gadugi" w:hAnsi="Gadugi"/>
          <w:lang w:val="en-GB"/>
        </w:rPr>
      </w:pPr>
      <w:r w:rsidRPr="003A0EA0">
        <w:rPr>
          <w:rFonts w:ascii="Gadugi" w:hAnsi="Gadugi"/>
          <w:lang w:val="en-GB"/>
        </w:rPr>
        <w:t>Commercial Use</w:t>
      </w:r>
      <w:r w:rsidR="00F51234">
        <w:rPr>
          <w:rFonts w:ascii="Gadugi" w:hAnsi="Gadugi"/>
          <w:lang w:val="en-GB"/>
        </w:rPr>
        <w:t>rs</w:t>
      </w:r>
      <w:r w:rsidRPr="003A0EA0">
        <w:rPr>
          <w:rFonts w:ascii="Gadugi" w:hAnsi="Gadugi"/>
          <w:lang w:val="en-GB"/>
        </w:rPr>
        <w:t xml:space="preserve"> are charged at the commercial tariff rates published on </w:t>
      </w:r>
      <w:r w:rsidRPr="003A0EA0">
        <w:rPr>
          <w:rFonts w:ascii="Gadugi" w:hAnsi="Gadugi"/>
          <w:highlight w:val="yellow"/>
          <w:lang w:val="en-GB"/>
        </w:rPr>
        <w:t>wocat.net/api-pricing</w:t>
      </w:r>
      <w:r w:rsidRPr="003A0EA0">
        <w:rPr>
          <w:rFonts w:ascii="Gadugi" w:hAnsi="Gadugi"/>
          <w:lang w:val="en-GB"/>
        </w:rPr>
        <w:t>. Note that a separate commercial data waiver is also required (see Article 3.2).</w:t>
      </w:r>
    </w:p>
    <w:p w14:paraId="1AD47F1D" w14:textId="77777777" w:rsidR="00AD11B4" w:rsidRDefault="00AD11B4" w:rsidP="003A0EA0">
      <w:pPr>
        <w:spacing w:before="40" w:after="40"/>
        <w:rPr>
          <w:rFonts w:ascii="Gadugi" w:hAnsi="Gadugi"/>
          <w:lang w:val="en-GB"/>
        </w:rPr>
      </w:pPr>
    </w:p>
    <w:p w14:paraId="4F3D159C" w14:textId="77777777" w:rsidR="00AD11B4" w:rsidRPr="00AD11B4" w:rsidRDefault="00AD11B4" w:rsidP="00AD11B4">
      <w:pPr>
        <w:spacing w:before="40" w:after="40"/>
        <w:rPr>
          <w:rFonts w:ascii="Gadugi" w:hAnsi="Gadugi"/>
        </w:rPr>
      </w:pPr>
      <w:commentRangeStart w:id="21"/>
      <w:r w:rsidRPr="00AD11B4">
        <w:rPr>
          <w:rFonts w:ascii="Gadugi" w:hAnsi="Gadugi"/>
          <w:b/>
          <w:bCs/>
        </w:rPr>
        <w:t>WOCAT API – Annual Fees</w:t>
      </w:r>
    </w:p>
    <w:tbl>
      <w:tblPr>
        <w:tblStyle w:val="GridTable4-Accent2"/>
        <w:tblW w:w="9026" w:type="dxa"/>
        <w:tblLook w:val="04A0" w:firstRow="1" w:lastRow="0" w:firstColumn="1" w:lastColumn="0" w:noHBand="0" w:noVBand="1"/>
      </w:tblPr>
      <w:tblGrid>
        <w:gridCol w:w="2000"/>
        <w:gridCol w:w="3700"/>
        <w:gridCol w:w="2000"/>
        <w:gridCol w:w="1326"/>
      </w:tblGrid>
      <w:tr w:rsidR="00AD11B4" w:rsidRPr="00AD11B4" w14:paraId="3E61E608" w14:textId="77777777" w:rsidTr="00AD11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7572F32F" w14:textId="77777777" w:rsidR="00AD11B4" w:rsidRPr="00AD11B4" w:rsidRDefault="00AD11B4" w:rsidP="00AD11B4">
            <w:pPr>
              <w:spacing w:before="40" w:after="40"/>
              <w:rPr>
                <w:rFonts w:ascii="Gadugi" w:hAnsi="Gadugi"/>
              </w:rPr>
            </w:pPr>
            <w:r w:rsidRPr="00AD11B4">
              <w:rPr>
                <w:rFonts w:ascii="Gadugi" w:hAnsi="Gadugi"/>
              </w:rPr>
              <w:t>Tier</w:t>
            </w:r>
          </w:p>
        </w:tc>
        <w:tc>
          <w:tcPr>
            <w:tcW w:w="3700" w:type="dxa"/>
            <w:hideMark/>
          </w:tcPr>
          <w:p w14:paraId="55E85965" w14:textId="77777777" w:rsidR="00AD11B4" w:rsidRPr="00AD11B4" w:rsidRDefault="00AD11B4" w:rsidP="00AD11B4">
            <w:pPr>
              <w:spacing w:before="40" w:after="40"/>
              <w:cnfStyle w:val="100000000000" w:firstRow="1" w:lastRow="0" w:firstColumn="0" w:lastColumn="0" w:oddVBand="0" w:evenVBand="0" w:oddHBand="0" w:evenHBand="0" w:firstRowFirstColumn="0" w:firstRowLastColumn="0" w:lastRowFirstColumn="0" w:lastRowLastColumn="0"/>
              <w:rPr>
                <w:rFonts w:ascii="Gadugi" w:hAnsi="Gadugi"/>
              </w:rPr>
            </w:pPr>
            <w:r w:rsidRPr="00AD11B4">
              <w:rPr>
                <w:rFonts w:ascii="Gadugi" w:hAnsi="Gadugi"/>
              </w:rPr>
              <w:t>Eligible organisations</w:t>
            </w:r>
          </w:p>
        </w:tc>
        <w:tc>
          <w:tcPr>
            <w:tcW w:w="2000" w:type="dxa"/>
            <w:hideMark/>
          </w:tcPr>
          <w:p w14:paraId="4DBA5354" w14:textId="77777777" w:rsidR="00AD11B4" w:rsidRPr="00AD11B4" w:rsidRDefault="00AD11B4" w:rsidP="00AD11B4">
            <w:pPr>
              <w:spacing w:before="40" w:after="40"/>
              <w:cnfStyle w:val="100000000000" w:firstRow="1" w:lastRow="0" w:firstColumn="0" w:lastColumn="0" w:oddVBand="0" w:evenVBand="0" w:oddHBand="0" w:evenHBand="0" w:firstRowFirstColumn="0" w:firstRowLastColumn="0" w:lastRowFirstColumn="0" w:lastRowLastColumn="0"/>
              <w:rPr>
                <w:rFonts w:ascii="Gadugi" w:hAnsi="Gadugi"/>
              </w:rPr>
            </w:pPr>
            <w:r w:rsidRPr="00AD11B4">
              <w:rPr>
                <w:rFonts w:ascii="Gadugi" w:hAnsi="Gadugi"/>
              </w:rPr>
              <w:t>Size criterion*</w:t>
            </w:r>
          </w:p>
        </w:tc>
        <w:tc>
          <w:tcPr>
            <w:tcW w:w="1326" w:type="dxa"/>
            <w:hideMark/>
          </w:tcPr>
          <w:p w14:paraId="001B9CFA" w14:textId="579569BD" w:rsidR="00AD11B4" w:rsidRPr="00AD11B4" w:rsidRDefault="00AD11B4" w:rsidP="00AD11B4">
            <w:pPr>
              <w:spacing w:before="40" w:after="40"/>
              <w:cnfStyle w:val="100000000000" w:firstRow="1" w:lastRow="0" w:firstColumn="0" w:lastColumn="0" w:oddVBand="0" w:evenVBand="0" w:oddHBand="0" w:evenHBand="0" w:firstRowFirstColumn="0" w:firstRowLastColumn="0" w:lastRowFirstColumn="0" w:lastRowLastColumn="0"/>
              <w:rPr>
                <w:rFonts w:ascii="Gadugi" w:hAnsi="Gadugi"/>
              </w:rPr>
            </w:pPr>
            <w:r w:rsidRPr="00AD11B4">
              <w:rPr>
                <w:rFonts w:ascii="Gadugi" w:hAnsi="Gadugi"/>
              </w:rPr>
              <w:t>Annual fee (</w:t>
            </w:r>
            <w:r>
              <w:rPr>
                <w:rFonts w:ascii="Gadugi" w:hAnsi="Gadugi"/>
              </w:rPr>
              <w:t>USD</w:t>
            </w:r>
            <w:r w:rsidRPr="00AD11B4">
              <w:rPr>
                <w:rFonts w:ascii="Gadugi" w:hAnsi="Gadugi"/>
              </w:rPr>
              <w:t>)</w:t>
            </w:r>
          </w:p>
        </w:tc>
      </w:tr>
      <w:tr w:rsidR="00AD11B4" w:rsidRPr="00AD11B4" w14:paraId="6052D5F8" w14:textId="77777777" w:rsidTr="00AD1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6" w:type="dxa"/>
            <w:gridSpan w:val="4"/>
            <w:hideMark/>
          </w:tcPr>
          <w:p w14:paraId="4CC29820" w14:textId="77777777" w:rsidR="00AD11B4" w:rsidRPr="00AD11B4" w:rsidRDefault="00AD11B4" w:rsidP="00AD11B4">
            <w:pPr>
              <w:spacing w:before="40" w:after="40"/>
              <w:rPr>
                <w:rFonts w:ascii="Gadugi" w:hAnsi="Gadugi"/>
              </w:rPr>
            </w:pPr>
            <w:r w:rsidRPr="00AD11B4">
              <w:rPr>
                <w:rFonts w:ascii="Gadugi" w:hAnsi="Gadugi"/>
              </w:rPr>
              <w:t>Public Use (Article 3.1)</w:t>
            </w:r>
          </w:p>
        </w:tc>
      </w:tr>
      <w:tr w:rsidR="00AD11B4" w:rsidRPr="00AD11B4" w14:paraId="5AA63D87" w14:textId="77777777" w:rsidTr="00AD11B4">
        <w:tc>
          <w:tcPr>
            <w:cnfStyle w:val="001000000000" w:firstRow="0" w:lastRow="0" w:firstColumn="1" w:lastColumn="0" w:oddVBand="0" w:evenVBand="0" w:oddHBand="0" w:evenHBand="0" w:firstRowFirstColumn="0" w:firstRowLastColumn="0" w:lastRowFirstColumn="0" w:lastRowLastColumn="0"/>
            <w:tcW w:w="2000" w:type="dxa"/>
            <w:hideMark/>
          </w:tcPr>
          <w:p w14:paraId="64E77CD5" w14:textId="77777777" w:rsidR="00AD11B4" w:rsidRPr="00AD11B4" w:rsidRDefault="00AD11B4" w:rsidP="00AD11B4">
            <w:pPr>
              <w:spacing w:before="40" w:after="40"/>
              <w:rPr>
                <w:rFonts w:ascii="Gadugi" w:hAnsi="Gadugi"/>
              </w:rPr>
            </w:pPr>
            <w:r w:rsidRPr="00AD11B4">
              <w:rPr>
                <w:rFonts w:ascii="Gadugi" w:hAnsi="Gadugi"/>
              </w:rPr>
              <w:t>Public – Free</w:t>
            </w:r>
          </w:p>
        </w:tc>
        <w:tc>
          <w:tcPr>
            <w:tcW w:w="3700" w:type="dxa"/>
            <w:hideMark/>
          </w:tcPr>
          <w:p w14:paraId="1FACED3E" w14:textId="77777777" w:rsidR="00AD11B4" w:rsidRPr="00AD11B4" w:rsidRDefault="00AD11B4" w:rsidP="00AD11B4">
            <w:pPr>
              <w:spacing w:before="40" w:after="40"/>
              <w:cnfStyle w:val="000000000000" w:firstRow="0" w:lastRow="0" w:firstColumn="0" w:lastColumn="0" w:oddVBand="0" w:evenVBand="0" w:oddHBand="0" w:evenHBand="0" w:firstRowFirstColumn="0" w:firstRowLastColumn="0" w:lastRowFirstColumn="0" w:lastRowLastColumn="0"/>
              <w:rPr>
                <w:rFonts w:ascii="Gadugi" w:hAnsi="Gadugi"/>
              </w:rPr>
            </w:pPr>
            <w:r w:rsidRPr="00AD11B4">
              <w:rPr>
                <w:rFonts w:ascii="Gadugi" w:hAnsi="Gadugi"/>
              </w:rPr>
              <w:t xml:space="preserve">Individual researchers, students, journalists and media for non-commercial reporting (personal </w:t>
            </w:r>
            <w:r w:rsidRPr="00AD11B4">
              <w:rPr>
                <w:rFonts w:ascii="Gadugi" w:hAnsi="Gadugi"/>
              </w:rPr>
              <w:lastRenderedPageBreak/>
              <w:t>key, reduced rate limit, no service level)</w:t>
            </w:r>
          </w:p>
        </w:tc>
        <w:tc>
          <w:tcPr>
            <w:tcW w:w="2000" w:type="dxa"/>
            <w:hideMark/>
          </w:tcPr>
          <w:p w14:paraId="481632A6" w14:textId="77777777" w:rsidR="00AD11B4" w:rsidRPr="00AD11B4" w:rsidRDefault="00AD11B4" w:rsidP="00AD11B4">
            <w:pPr>
              <w:spacing w:before="40" w:after="40"/>
              <w:cnfStyle w:val="000000000000" w:firstRow="0" w:lastRow="0" w:firstColumn="0" w:lastColumn="0" w:oddVBand="0" w:evenVBand="0" w:oddHBand="0" w:evenHBand="0" w:firstRowFirstColumn="0" w:firstRowLastColumn="0" w:lastRowFirstColumn="0" w:lastRowLastColumn="0"/>
              <w:rPr>
                <w:rFonts w:ascii="Gadugi" w:hAnsi="Gadugi"/>
              </w:rPr>
            </w:pPr>
            <w:r w:rsidRPr="00AD11B4">
              <w:rPr>
                <w:rFonts w:ascii="Gadugi" w:hAnsi="Gadugi"/>
              </w:rPr>
              <w:lastRenderedPageBreak/>
              <w:t>n/a</w:t>
            </w:r>
          </w:p>
        </w:tc>
        <w:tc>
          <w:tcPr>
            <w:tcW w:w="1326" w:type="dxa"/>
            <w:hideMark/>
          </w:tcPr>
          <w:p w14:paraId="16A1DCF4" w14:textId="77777777" w:rsidR="00AD11B4" w:rsidRPr="00AD11B4" w:rsidRDefault="00AD11B4" w:rsidP="00AD11B4">
            <w:pPr>
              <w:spacing w:before="40" w:after="40"/>
              <w:cnfStyle w:val="000000000000" w:firstRow="0" w:lastRow="0" w:firstColumn="0" w:lastColumn="0" w:oddVBand="0" w:evenVBand="0" w:oddHBand="0" w:evenHBand="0" w:firstRowFirstColumn="0" w:firstRowLastColumn="0" w:lastRowFirstColumn="0" w:lastRowLastColumn="0"/>
              <w:rPr>
                <w:rFonts w:ascii="Gadugi" w:hAnsi="Gadugi"/>
              </w:rPr>
            </w:pPr>
            <w:r w:rsidRPr="00AD11B4">
              <w:rPr>
                <w:rFonts w:ascii="Gadugi" w:hAnsi="Gadugi"/>
              </w:rPr>
              <w:t>0</w:t>
            </w:r>
          </w:p>
        </w:tc>
      </w:tr>
      <w:tr w:rsidR="00AD11B4" w:rsidRPr="00AD11B4" w14:paraId="46715108" w14:textId="77777777" w:rsidTr="00AD1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693496C" w14:textId="77777777" w:rsidR="00AD11B4" w:rsidRPr="00AD11B4" w:rsidRDefault="00AD11B4" w:rsidP="00AD11B4">
            <w:pPr>
              <w:spacing w:before="40" w:after="40"/>
              <w:rPr>
                <w:rFonts w:ascii="Gadugi" w:hAnsi="Gadugi"/>
              </w:rPr>
            </w:pPr>
            <w:r w:rsidRPr="00AD11B4">
              <w:rPr>
                <w:rFonts w:ascii="Gadugi" w:hAnsi="Gadugi"/>
              </w:rPr>
              <w:t>Public – Small</w:t>
            </w:r>
          </w:p>
        </w:tc>
        <w:tc>
          <w:tcPr>
            <w:tcW w:w="3700" w:type="dxa"/>
            <w:hideMark/>
          </w:tcPr>
          <w:p w14:paraId="4B7484DB" w14:textId="77777777" w:rsidR="00AD11B4" w:rsidRPr="00AD11B4" w:rsidRDefault="00AD11B4" w:rsidP="00AD11B4">
            <w:pPr>
              <w:spacing w:before="40" w:after="40"/>
              <w:cnfStyle w:val="000000100000" w:firstRow="0" w:lastRow="0" w:firstColumn="0" w:lastColumn="0" w:oddVBand="0" w:evenVBand="0" w:oddHBand="1" w:evenHBand="0" w:firstRowFirstColumn="0" w:firstRowLastColumn="0" w:lastRowFirstColumn="0" w:lastRowLastColumn="0"/>
              <w:rPr>
                <w:rFonts w:ascii="Gadugi" w:hAnsi="Gadugi"/>
              </w:rPr>
            </w:pPr>
            <w:r w:rsidRPr="00AD11B4">
              <w:rPr>
                <w:rFonts w:ascii="Gadugi" w:hAnsi="Gadugi"/>
              </w:rPr>
              <w:t>NGOs, CSOs, research institutes</w:t>
            </w:r>
          </w:p>
        </w:tc>
        <w:tc>
          <w:tcPr>
            <w:tcW w:w="2000" w:type="dxa"/>
            <w:hideMark/>
          </w:tcPr>
          <w:p w14:paraId="5019B07B" w14:textId="478CE014" w:rsidR="00AD11B4" w:rsidRPr="00AD11B4" w:rsidRDefault="00AD11B4" w:rsidP="00AD11B4">
            <w:pPr>
              <w:spacing w:before="40" w:after="40"/>
              <w:cnfStyle w:val="000000100000" w:firstRow="0" w:lastRow="0" w:firstColumn="0" w:lastColumn="0" w:oddVBand="0" w:evenVBand="0" w:oddHBand="1" w:evenHBand="0" w:firstRowFirstColumn="0" w:firstRowLastColumn="0" w:lastRowFirstColumn="0" w:lastRowLastColumn="0"/>
              <w:rPr>
                <w:rFonts w:ascii="Gadugi" w:hAnsi="Gadugi"/>
              </w:rPr>
            </w:pPr>
            <w:r w:rsidRPr="00AD11B4">
              <w:rPr>
                <w:rFonts w:ascii="Gadugi" w:hAnsi="Gadugi"/>
              </w:rPr>
              <w:t xml:space="preserve">Budget &lt; </w:t>
            </w:r>
            <w:r>
              <w:rPr>
                <w:rFonts w:ascii="Gadugi" w:hAnsi="Gadugi"/>
              </w:rPr>
              <w:t>USD</w:t>
            </w:r>
            <w:r w:rsidRPr="00AD11B4">
              <w:rPr>
                <w:rFonts w:ascii="Gadugi" w:hAnsi="Gadugi"/>
              </w:rPr>
              <w:t xml:space="preserve"> 1 million</w:t>
            </w:r>
          </w:p>
        </w:tc>
        <w:tc>
          <w:tcPr>
            <w:tcW w:w="1326" w:type="dxa"/>
            <w:hideMark/>
          </w:tcPr>
          <w:p w14:paraId="0494403F" w14:textId="77777777" w:rsidR="00AD11B4" w:rsidRPr="00AD11B4" w:rsidRDefault="00AD11B4" w:rsidP="00AD11B4">
            <w:pPr>
              <w:spacing w:before="40" w:after="40"/>
              <w:cnfStyle w:val="000000100000" w:firstRow="0" w:lastRow="0" w:firstColumn="0" w:lastColumn="0" w:oddVBand="0" w:evenVBand="0" w:oddHBand="1" w:evenHBand="0" w:firstRowFirstColumn="0" w:firstRowLastColumn="0" w:lastRowFirstColumn="0" w:lastRowLastColumn="0"/>
              <w:rPr>
                <w:rFonts w:ascii="Gadugi" w:hAnsi="Gadugi"/>
              </w:rPr>
            </w:pPr>
            <w:r w:rsidRPr="00AD11B4">
              <w:rPr>
                <w:rFonts w:ascii="Gadugi" w:hAnsi="Gadugi"/>
              </w:rPr>
              <w:t>1,500</w:t>
            </w:r>
          </w:p>
        </w:tc>
      </w:tr>
      <w:tr w:rsidR="00AD11B4" w:rsidRPr="00AD11B4" w14:paraId="37367CFC" w14:textId="77777777" w:rsidTr="00AD11B4">
        <w:tc>
          <w:tcPr>
            <w:cnfStyle w:val="001000000000" w:firstRow="0" w:lastRow="0" w:firstColumn="1" w:lastColumn="0" w:oddVBand="0" w:evenVBand="0" w:oddHBand="0" w:evenHBand="0" w:firstRowFirstColumn="0" w:firstRowLastColumn="0" w:lastRowFirstColumn="0" w:lastRowLastColumn="0"/>
            <w:tcW w:w="2000" w:type="dxa"/>
            <w:hideMark/>
          </w:tcPr>
          <w:p w14:paraId="043E76D4" w14:textId="77777777" w:rsidR="00AD11B4" w:rsidRPr="00AD11B4" w:rsidRDefault="00AD11B4" w:rsidP="00AD11B4">
            <w:pPr>
              <w:spacing w:before="40" w:after="40"/>
              <w:rPr>
                <w:rFonts w:ascii="Gadugi" w:hAnsi="Gadugi"/>
              </w:rPr>
            </w:pPr>
            <w:r w:rsidRPr="00AD11B4">
              <w:rPr>
                <w:rFonts w:ascii="Gadugi" w:hAnsi="Gadugi"/>
              </w:rPr>
              <w:t>Public – Standard</w:t>
            </w:r>
          </w:p>
        </w:tc>
        <w:tc>
          <w:tcPr>
            <w:tcW w:w="3700" w:type="dxa"/>
            <w:hideMark/>
          </w:tcPr>
          <w:p w14:paraId="6B614B1A" w14:textId="77777777" w:rsidR="00AD11B4" w:rsidRPr="00AD11B4" w:rsidRDefault="00AD11B4" w:rsidP="00AD11B4">
            <w:pPr>
              <w:spacing w:before="40" w:after="40"/>
              <w:cnfStyle w:val="000000000000" w:firstRow="0" w:lastRow="0" w:firstColumn="0" w:lastColumn="0" w:oddVBand="0" w:evenVBand="0" w:oddHBand="0" w:evenHBand="0" w:firstRowFirstColumn="0" w:firstRowLastColumn="0" w:lastRowFirstColumn="0" w:lastRowLastColumn="0"/>
              <w:rPr>
                <w:rFonts w:ascii="Gadugi" w:hAnsi="Gadugi"/>
              </w:rPr>
            </w:pPr>
            <w:r w:rsidRPr="00AD11B4">
              <w:rPr>
                <w:rFonts w:ascii="Gadugi" w:hAnsi="Gadugi"/>
              </w:rPr>
              <w:t>Universities, research institutes, NGOs/CSOs; national and local governmental bodies</w:t>
            </w:r>
          </w:p>
        </w:tc>
        <w:tc>
          <w:tcPr>
            <w:tcW w:w="2000" w:type="dxa"/>
            <w:hideMark/>
          </w:tcPr>
          <w:p w14:paraId="0E8B051B" w14:textId="6CC2D5EB" w:rsidR="00AD11B4" w:rsidRPr="00AD11B4" w:rsidRDefault="00AD11B4" w:rsidP="00AD11B4">
            <w:pPr>
              <w:spacing w:before="40" w:after="40"/>
              <w:cnfStyle w:val="000000000000" w:firstRow="0" w:lastRow="0" w:firstColumn="0" w:lastColumn="0" w:oddVBand="0" w:evenVBand="0" w:oddHBand="0" w:evenHBand="0" w:firstRowFirstColumn="0" w:firstRowLastColumn="0" w:lastRowFirstColumn="0" w:lastRowLastColumn="0"/>
              <w:rPr>
                <w:rFonts w:ascii="Gadugi" w:hAnsi="Gadugi"/>
              </w:rPr>
            </w:pPr>
            <w:r w:rsidRPr="00AD11B4">
              <w:rPr>
                <w:rFonts w:ascii="Gadugi" w:hAnsi="Gadugi"/>
              </w:rPr>
              <w:t xml:space="preserve">Budget </w:t>
            </w:r>
            <w:r>
              <w:rPr>
                <w:rFonts w:ascii="Gadugi" w:hAnsi="Gadugi"/>
              </w:rPr>
              <w:t>USD</w:t>
            </w:r>
            <w:r w:rsidRPr="00AD11B4">
              <w:rPr>
                <w:rFonts w:ascii="Gadugi" w:hAnsi="Gadugi"/>
              </w:rPr>
              <w:t xml:space="preserve"> 1–50 million</w:t>
            </w:r>
          </w:p>
        </w:tc>
        <w:tc>
          <w:tcPr>
            <w:tcW w:w="1326" w:type="dxa"/>
            <w:hideMark/>
          </w:tcPr>
          <w:p w14:paraId="064F9C94" w14:textId="77777777" w:rsidR="00AD11B4" w:rsidRPr="00AD11B4" w:rsidRDefault="00AD11B4" w:rsidP="00AD11B4">
            <w:pPr>
              <w:spacing w:before="40" w:after="40"/>
              <w:cnfStyle w:val="000000000000" w:firstRow="0" w:lastRow="0" w:firstColumn="0" w:lastColumn="0" w:oddVBand="0" w:evenVBand="0" w:oddHBand="0" w:evenHBand="0" w:firstRowFirstColumn="0" w:firstRowLastColumn="0" w:lastRowFirstColumn="0" w:lastRowLastColumn="0"/>
              <w:rPr>
                <w:rFonts w:ascii="Gadugi" w:hAnsi="Gadugi"/>
              </w:rPr>
            </w:pPr>
            <w:r w:rsidRPr="00AD11B4">
              <w:rPr>
                <w:rFonts w:ascii="Gadugi" w:hAnsi="Gadugi"/>
              </w:rPr>
              <w:t>3,000</w:t>
            </w:r>
          </w:p>
        </w:tc>
      </w:tr>
      <w:tr w:rsidR="00AD11B4" w:rsidRPr="00AD11B4" w14:paraId="6A0B88B4" w14:textId="77777777" w:rsidTr="00AD1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40659142" w14:textId="77777777" w:rsidR="00AD11B4" w:rsidRPr="00AD11B4" w:rsidRDefault="00AD11B4" w:rsidP="00AD11B4">
            <w:pPr>
              <w:spacing w:before="40" w:after="40"/>
              <w:rPr>
                <w:rFonts w:ascii="Gadugi" w:hAnsi="Gadugi"/>
              </w:rPr>
            </w:pPr>
            <w:r w:rsidRPr="00AD11B4">
              <w:rPr>
                <w:rFonts w:ascii="Gadugi" w:hAnsi="Gadugi"/>
              </w:rPr>
              <w:t>Public – Large</w:t>
            </w:r>
          </w:p>
        </w:tc>
        <w:tc>
          <w:tcPr>
            <w:tcW w:w="3700" w:type="dxa"/>
            <w:hideMark/>
          </w:tcPr>
          <w:p w14:paraId="13827648" w14:textId="77777777" w:rsidR="00AD11B4" w:rsidRPr="00AD11B4" w:rsidRDefault="00AD11B4" w:rsidP="00AD11B4">
            <w:pPr>
              <w:spacing w:before="40" w:after="40"/>
              <w:cnfStyle w:val="000000100000" w:firstRow="0" w:lastRow="0" w:firstColumn="0" w:lastColumn="0" w:oddVBand="0" w:evenVBand="0" w:oddHBand="1" w:evenHBand="0" w:firstRowFirstColumn="0" w:firstRowLastColumn="0" w:lastRowFirstColumn="0" w:lastRowLastColumn="0"/>
              <w:rPr>
                <w:rFonts w:ascii="Gadugi" w:hAnsi="Gadugi"/>
              </w:rPr>
            </w:pPr>
            <w:r w:rsidRPr="00AD11B4">
              <w:rPr>
                <w:rFonts w:ascii="Gadugi" w:hAnsi="Gadugi"/>
              </w:rPr>
              <w:t>Intergovernmental organisations, UN agencies, large research organisations</w:t>
            </w:r>
          </w:p>
        </w:tc>
        <w:tc>
          <w:tcPr>
            <w:tcW w:w="2000" w:type="dxa"/>
            <w:hideMark/>
          </w:tcPr>
          <w:p w14:paraId="0F0071D0" w14:textId="52EE3A74" w:rsidR="00AD11B4" w:rsidRPr="00AD11B4" w:rsidRDefault="00AD11B4" w:rsidP="00AD11B4">
            <w:pPr>
              <w:spacing w:before="40" w:after="40"/>
              <w:cnfStyle w:val="000000100000" w:firstRow="0" w:lastRow="0" w:firstColumn="0" w:lastColumn="0" w:oddVBand="0" w:evenVBand="0" w:oddHBand="1" w:evenHBand="0" w:firstRowFirstColumn="0" w:firstRowLastColumn="0" w:lastRowFirstColumn="0" w:lastRowLastColumn="0"/>
              <w:rPr>
                <w:rFonts w:ascii="Gadugi" w:hAnsi="Gadugi"/>
              </w:rPr>
            </w:pPr>
            <w:r w:rsidRPr="00AD11B4">
              <w:rPr>
                <w:rFonts w:ascii="Gadugi" w:hAnsi="Gadugi"/>
              </w:rPr>
              <w:t xml:space="preserve">Budget &gt; </w:t>
            </w:r>
            <w:r>
              <w:rPr>
                <w:rFonts w:ascii="Gadugi" w:hAnsi="Gadugi"/>
              </w:rPr>
              <w:t>USD</w:t>
            </w:r>
            <w:r w:rsidRPr="00AD11B4">
              <w:rPr>
                <w:rFonts w:ascii="Gadugi" w:hAnsi="Gadugi"/>
              </w:rPr>
              <w:t xml:space="preserve"> 50 million</w:t>
            </w:r>
          </w:p>
        </w:tc>
        <w:tc>
          <w:tcPr>
            <w:tcW w:w="1326" w:type="dxa"/>
            <w:hideMark/>
          </w:tcPr>
          <w:p w14:paraId="1F1B013F" w14:textId="77777777" w:rsidR="00AD11B4" w:rsidRPr="00AD11B4" w:rsidRDefault="00AD11B4" w:rsidP="00AD11B4">
            <w:pPr>
              <w:spacing w:before="40" w:after="40"/>
              <w:cnfStyle w:val="000000100000" w:firstRow="0" w:lastRow="0" w:firstColumn="0" w:lastColumn="0" w:oddVBand="0" w:evenVBand="0" w:oddHBand="1" w:evenHBand="0" w:firstRowFirstColumn="0" w:firstRowLastColumn="0" w:lastRowFirstColumn="0" w:lastRowLastColumn="0"/>
              <w:rPr>
                <w:rFonts w:ascii="Gadugi" w:hAnsi="Gadugi"/>
              </w:rPr>
            </w:pPr>
            <w:r w:rsidRPr="00AD11B4">
              <w:rPr>
                <w:rFonts w:ascii="Gadugi" w:hAnsi="Gadugi"/>
              </w:rPr>
              <w:t>6,000</w:t>
            </w:r>
          </w:p>
        </w:tc>
      </w:tr>
      <w:tr w:rsidR="00AD11B4" w:rsidRPr="00AD11B4" w14:paraId="23B6512E" w14:textId="77777777" w:rsidTr="00AD11B4">
        <w:tc>
          <w:tcPr>
            <w:cnfStyle w:val="001000000000" w:firstRow="0" w:lastRow="0" w:firstColumn="1" w:lastColumn="0" w:oddVBand="0" w:evenVBand="0" w:oddHBand="0" w:evenHBand="0" w:firstRowFirstColumn="0" w:firstRowLastColumn="0" w:lastRowFirstColumn="0" w:lastRowLastColumn="0"/>
            <w:tcW w:w="9026" w:type="dxa"/>
            <w:gridSpan w:val="4"/>
            <w:hideMark/>
          </w:tcPr>
          <w:p w14:paraId="578851C8" w14:textId="77777777" w:rsidR="00AD11B4" w:rsidRPr="00AD11B4" w:rsidRDefault="00AD11B4" w:rsidP="00AD11B4">
            <w:pPr>
              <w:spacing w:before="40" w:after="40"/>
              <w:rPr>
                <w:rFonts w:ascii="Gadugi" w:hAnsi="Gadugi"/>
              </w:rPr>
            </w:pPr>
            <w:r w:rsidRPr="00AD11B4">
              <w:rPr>
                <w:rFonts w:ascii="Gadugi" w:hAnsi="Gadugi"/>
              </w:rPr>
              <w:t>Commercial Use (Article 3.2) – separate commercial data licence required</w:t>
            </w:r>
          </w:p>
        </w:tc>
      </w:tr>
      <w:tr w:rsidR="00AD11B4" w:rsidRPr="00AD11B4" w14:paraId="694DAF7F" w14:textId="77777777" w:rsidTr="00AD1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24551E4A" w14:textId="77777777" w:rsidR="00AD11B4" w:rsidRPr="00AD11B4" w:rsidRDefault="00AD11B4" w:rsidP="00AD11B4">
            <w:pPr>
              <w:spacing w:before="40" w:after="40"/>
              <w:rPr>
                <w:rFonts w:ascii="Gadugi" w:hAnsi="Gadugi"/>
              </w:rPr>
            </w:pPr>
            <w:r w:rsidRPr="00AD11B4">
              <w:rPr>
                <w:rFonts w:ascii="Gadugi" w:hAnsi="Gadugi"/>
              </w:rPr>
              <w:t>Commercial – Start-up</w:t>
            </w:r>
          </w:p>
        </w:tc>
        <w:tc>
          <w:tcPr>
            <w:tcW w:w="3700" w:type="dxa"/>
            <w:hideMark/>
          </w:tcPr>
          <w:p w14:paraId="7077C8C8" w14:textId="77777777" w:rsidR="00AD11B4" w:rsidRPr="00AD11B4" w:rsidRDefault="00AD11B4" w:rsidP="00AD11B4">
            <w:pPr>
              <w:spacing w:before="40" w:after="40"/>
              <w:cnfStyle w:val="000000100000" w:firstRow="0" w:lastRow="0" w:firstColumn="0" w:lastColumn="0" w:oddVBand="0" w:evenVBand="0" w:oddHBand="1" w:evenHBand="0" w:firstRowFirstColumn="0" w:firstRowLastColumn="0" w:lastRowFirstColumn="0" w:lastRowLastColumn="0"/>
              <w:rPr>
                <w:rFonts w:ascii="Gadugi" w:hAnsi="Gadugi"/>
              </w:rPr>
            </w:pPr>
            <w:r w:rsidRPr="00AD11B4">
              <w:rPr>
                <w:rFonts w:ascii="Gadugi" w:hAnsi="Gadugi"/>
              </w:rPr>
              <w:t>Start-ups and micro-enterprises</w:t>
            </w:r>
          </w:p>
        </w:tc>
        <w:tc>
          <w:tcPr>
            <w:tcW w:w="2000" w:type="dxa"/>
            <w:hideMark/>
          </w:tcPr>
          <w:p w14:paraId="3E5EA0EF" w14:textId="25BD6346" w:rsidR="00AD11B4" w:rsidRPr="00AD11B4" w:rsidRDefault="00AD11B4" w:rsidP="00AD11B4">
            <w:pPr>
              <w:spacing w:before="40" w:after="40"/>
              <w:cnfStyle w:val="000000100000" w:firstRow="0" w:lastRow="0" w:firstColumn="0" w:lastColumn="0" w:oddVBand="0" w:evenVBand="0" w:oddHBand="1" w:evenHBand="0" w:firstRowFirstColumn="0" w:firstRowLastColumn="0" w:lastRowFirstColumn="0" w:lastRowLastColumn="0"/>
              <w:rPr>
                <w:rFonts w:ascii="Gadugi" w:hAnsi="Gadugi"/>
              </w:rPr>
            </w:pPr>
            <w:r w:rsidRPr="00AD11B4">
              <w:rPr>
                <w:rFonts w:ascii="Gadugi" w:hAnsi="Gadugi"/>
              </w:rPr>
              <w:t xml:space="preserve">Revenue &lt; </w:t>
            </w:r>
            <w:r>
              <w:rPr>
                <w:rFonts w:ascii="Gadugi" w:hAnsi="Gadugi"/>
              </w:rPr>
              <w:t>USD</w:t>
            </w:r>
            <w:r w:rsidRPr="00AD11B4">
              <w:rPr>
                <w:rFonts w:ascii="Gadugi" w:hAnsi="Gadugi"/>
              </w:rPr>
              <w:t xml:space="preserve"> 1 million</w:t>
            </w:r>
          </w:p>
        </w:tc>
        <w:tc>
          <w:tcPr>
            <w:tcW w:w="1326" w:type="dxa"/>
            <w:hideMark/>
          </w:tcPr>
          <w:p w14:paraId="4F50C977" w14:textId="77777777" w:rsidR="00AD11B4" w:rsidRPr="00AD11B4" w:rsidRDefault="00AD11B4" w:rsidP="00AD11B4">
            <w:pPr>
              <w:spacing w:before="40" w:after="40"/>
              <w:cnfStyle w:val="000000100000" w:firstRow="0" w:lastRow="0" w:firstColumn="0" w:lastColumn="0" w:oddVBand="0" w:evenVBand="0" w:oddHBand="1" w:evenHBand="0" w:firstRowFirstColumn="0" w:firstRowLastColumn="0" w:lastRowFirstColumn="0" w:lastRowLastColumn="0"/>
              <w:rPr>
                <w:rFonts w:ascii="Gadugi" w:hAnsi="Gadugi"/>
              </w:rPr>
            </w:pPr>
            <w:r w:rsidRPr="00AD11B4">
              <w:rPr>
                <w:rFonts w:ascii="Gadugi" w:hAnsi="Gadugi"/>
              </w:rPr>
              <w:t>3,000</w:t>
            </w:r>
          </w:p>
        </w:tc>
      </w:tr>
      <w:tr w:rsidR="00AD11B4" w:rsidRPr="00AD11B4" w14:paraId="2066F061" w14:textId="77777777" w:rsidTr="00AD11B4">
        <w:tc>
          <w:tcPr>
            <w:cnfStyle w:val="001000000000" w:firstRow="0" w:lastRow="0" w:firstColumn="1" w:lastColumn="0" w:oddVBand="0" w:evenVBand="0" w:oddHBand="0" w:evenHBand="0" w:firstRowFirstColumn="0" w:firstRowLastColumn="0" w:lastRowFirstColumn="0" w:lastRowLastColumn="0"/>
            <w:tcW w:w="2000" w:type="dxa"/>
            <w:hideMark/>
          </w:tcPr>
          <w:p w14:paraId="64529019" w14:textId="77777777" w:rsidR="00AD11B4" w:rsidRPr="00AD11B4" w:rsidRDefault="00AD11B4" w:rsidP="00AD11B4">
            <w:pPr>
              <w:spacing w:before="40" w:after="40"/>
              <w:rPr>
                <w:rFonts w:ascii="Gadugi" w:hAnsi="Gadugi"/>
              </w:rPr>
            </w:pPr>
            <w:r w:rsidRPr="00AD11B4">
              <w:rPr>
                <w:rFonts w:ascii="Gadugi" w:hAnsi="Gadugi"/>
              </w:rPr>
              <w:t>Commercial – SME</w:t>
            </w:r>
          </w:p>
        </w:tc>
        <w:tc>
          <w:tcPr>
            <w:tcW w:w="3700" w:type="dxa"/>
            <w:hideMark/>
          </w:tcPr>
          <w:p w14:paraId="4E6EFDAD" w14:textId="77777777" w:rsidR="00AD11B4" w:rsidRPr="00AD11B4" w:rsidRDefault="00AD11B4" w:rsidP="00AD11B4">
            <w:pPr>
              <w:spacing w:before="40" w:after="40"/>
              <w:cnfStyle w:val="000000000000" w:firstRow="0" w:lastRow="0" w:firstColumn="0" w:lastColumn="0" w:oddVBand="0" w:evenVBand="0" w:oddHBand="0" w:evenHBand="0" w:firstRowFirstColumn="0" w:firstRowLastColumn="0" w:lastRowFirstColumn="0" w:lastRowLastColumn="0"/>
              <w:rPr>
                <w:rFonts w:ascii="Gadugi" w:hAnsi="Gadugi"/>
              </w:rPr>
            </w:pPr>
            <w:r w:rsidRPr="00AD11B4">
              <w:rPr>
                <w:rFonts w:ascii="Gadugi" w:hAnsi="Gadugi"/>
              </w:rPr>
              <w:t>Consultancies, SMEs, fee-based advisory services</w:t>
            </w:r>
          </w:p>
        </w:tc>
        <w:tc>
          <w:tcPr>
            <w:tcW w:w="2000" w:type="dxa"/>
            <w:hideMark/>
          </w:tcPr>
          <w:p w14:paraId="1306B396" w14:textId="51CD2E27" w:rsidR="00AD11B4" w:rsidRPr="00AD11B4" w:rsidRDefault="00AD11B4" w:rsidP="00AD11B4">
            <w:pPr>
              <w:spacing w:before="40" w:after="40"/>
              <w:cnfStyle w:val="000000000000" w:firstRow="0" w:lastRow="0" w:firstColumn="0" w:lastColumn="0" w:oddVBand="0" w:evenVBand="0" w:oddHBand="0" w:evenHBand="0" w:firstRowFirstColumn="0" w:firstRowLastColumn="0" w:lastRowFirstColumn="0" w:lastRowLastColumn="0"/>
              <w:rPr>
                <w:rFonts w:ascii="Gadugi" w:hAnsi="Gadugi"/>
              </w:rPr>
            </w:pPr>
            <w:r w:rsidRPr="00AD11B4">
              <w:rPr>
                <w:rFonts w:ascii="Gadugi" w:hAnsi="Gadugi"/>
              </w:rPr>
              <w:t xml:space="preserve">Revenue </w:t>
            </w:r>
            <w:r>
              <w:rPr>
                <w:rFonts w:ascii="Gadugi" w:hAnsi="Gadugi"/>
              </w:rPr>
              <w:t>USD</w:t>
            </w:r>
            <w:r w:rsidRPr="00AD11B4">
              <w:rPr>
                <w:rFonts w:ascii="Gadugi" w:hAnsi="Gadugi"/>
              </w:rPr>
              <w:t xml:space="preserve"> 1–50 million</w:t>
            </w:r>
          </w:p>
        </w:tc>
        <w:tc>
          <w:tcPr>
            <w:tcW w:w="1326" w:type="dxa"/>
            <w:hideMark/>
          </w:tcPr>
          <w:p w14:paraId="03243DE3" w14:textId="77777777" w:rsidR="00AD11B4" w:rsidRPr="00AD11B4" w:rsidRDefault="00AD11B4" w:rsidP="00AD11B4">
            <w:pPr>
              <w:spacing w:before="40" w:after="40"/>
              <w:cnfStyle w:val="000000000000" w:firstRow="0" w:lastRow="0" w:firstColumn="0" w:lastColumn="0" w:oddVBand="0" w:evenVBand="0" w:oddHBand="0" w:evenHBand="0" w:firstRowFirstColumn="0" w:firstRowLastColumn="0" w:lastRowFirstColumn="0" w:lastRowLastColumn="0"/>
              <w:rPr>
                <w:rFonts w:ascii="Gadugi" w:hAnsi="Gadugi"/>
              </w:rPr>
            </w:pPr>
            <w:commentRangeStart w:id="22"/>
            <w:r w:rsidRPr="00AD11B4">
              <w:rPr>
                <w:rFonts w:ascii="Gadugi" w:hAnsi="Gadugi"/>
              </w:rPr>
              <w:t>8,000</w:t>
            </w:r>
            <w:commentRangeEnd w:id="22"/>
            <w:r w:rsidR="00EE646B" w:rsidRPr="00AD11B4">
              <w:rPr>
                <w:rStyle w:val="CommentReference"/>
                <w:rFonts w:ascii="Gadugi" w:hAnsi="Gadugi"/>
                <w:sz w:val="22"/>
                <w:szCs w:val="22"/>
              </w:rPr>
              <w:commentReference w:id="22"/>
            </w:r>
          </w:p>
        </w:tc>
      </w:tr>
      <w:tr w:rsidR="00AD11B4" w:rsidRPr="00AD11B4" w14:paraId="3567437B" w14:textId="77777777" w:rsidTr="00AD1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28207496" w14:textId="77777777" w:rsidR="00AD11B4" w:rsidRPr="00AD11B4" w:rsidRDefault="00AD11B4" w:rsidP="00AD11B4">
            <w:pPr>
              <w:spacing w:before="40" w:after="40"/>
              <w:rPr>
                <w:rFonts w:ascii="Gadugi" w:hAnsi="Gadugi"/>
              </w:rPr>
            </w:pPr>
            <w:r w:rsidRPr="00AD11B4">
              <w:rPr>
                <w:rFonts w:ascii="Gadugi" w:hAnsi="Gadugi"/>
              </w:rPr>
              <w:t>Commercial – Enterprise</w:t>
            </w:r>
          </w:p>
        </w:tc>
        <w:tc>
          <w:tcPr>
            <w:tcW w:w="3700" w:type="dxa"/>
            <w:hideMark/>
          </w:tcPr>
          <w:p w14:paraId="00256395" w14:textId="77777777" w:rsidR="00AD11B4" w:rsidRPr="00AD11B4" w:rsidRDefault="00AD11B4" w:rsidP="00AD11B4">
            <w:pPr>
              <w:spacing w:before="40" w:after="40"/>
              <w:cnfStyle w:val="000000100000" w:firstRow="0" w:lastRow="0" w:firstColumn="0" w:lastColumn="0" w:oddVBand="0" w:evenVBand="0" w:oddHBand="1" w:evenHBand="0" w:firstRowFirstColumn="0" w:firstRowLastColumn="0" w:lastRowFirstColumn="0" w:lastRowLastColumn="0"/>
              <w:rPr>
                <w:rFonts w:ascii="Gadugi" w:hAnsi="Gadugi"/>
              </w:rPr>
            </w:pPr>
            <w:r w:rsidRPr="00AD11B4">
              <w:rPr>
                <w:rFonts w:ascii="Gadugi" w:hAnsi="Gadugi"/>
              </w:rPr>
              <w:t>Large companies, SaaS providers, data aggregators, analytics platforms</w:t>
            </w:r>
          </w:p>
        </w:tc>
        <w:tc>
          <w:tcPr>
            <w:tcW w:w="2000" w:type="dxa"/>
            <w:hideMark/>
          </w:tcPr>
          <w:p w14:paraId="3569EA60" w14:textId="68B31131" w:rsidR="00AD11B4" w:rsidRPr="00AD11B4" w:rsidRDefault="00AD11B4" w:rsidP="00AD11B4">
            <w:pPr>
              <w:spacing w:before="40" w:after="40"/>
              <w:cnfStyle w:val="000000100000" w:firstRow="0" w:lastRow="0" w:firstColumn="0" w:lastColumn="0" w:oddVBand="0" w:evenVBand="0" w:oddHBand="1" w:evenHBand="0" w:firstRowFirstColumn="0" w:firstRowLastColumn="0" w:lastRowFirstColumn="0" w:lastRowLastColumn="0"/>
              <w:rPr>
                <w:rFonts w:ascii="Gadugi" w:hAnsi="Gadugi"/>
              </w:rPr>
            </w:pPr>
            <w:r w:rsidRPr="00AD11B4">
              <w:rPr>
                <w:rFonts w:ascii="Gadugi" w:hAnsi="Gadugi"/>
              </w:rPr>
              <w:t xml:space="preserve">Revenue &gt; </w:t>
            </w:r>
            <w:r>
              <w:rPr>
                <w:rFonts w:ascii="Gadugi" w:hAnsi="Gadugi"/>
              </w:rPr>
              <w:t>USD</w:t>
            </w:r>
            <w:r w:rsidRPr="00AD11B4">
              <w:rPr>
                <w:rFonts w:ascii="Gadugi" w:hAnsi="Gadugi"/>
              </w:rPr>
              <w:t xml:space="preserve"> 50 million</w:t>
            </w:r>
          </w:p>
        </w:tc>
        <w:tc>
          <w:tcPr>
            <w:tcW w:w="1326" w:type="dxa"/>
            <w:hideMark/>
          </w:tcPr>
          <w:p w14:paraId="3B5134E7" w14:textId="77777777" w:rsidR="00AD11B4" w:rsidRPr="00AD11B4" w:rsidRDefault="00AD11B4" w:rsidP="00AD11B4">
            <w:pPr>
              <w:spacing w:before="40" w:after="40"/>
              <w:cnfStyle w:val="000000100000" w:firstRow="0" w:lastRow="0" w:firstColumn="0" w:lastColumn="0" w:oddVBand="0" w:evenVBand="0" w:oddHBand="1" w:evenHBand="0" w:firstRowFirstColumn="0" w:firstRowLastColumn="0" w:lastRowFirstColumn="0" w:lastRowLastColumn="0"/>
              <w:rPr>
                <w:rFonts w:ascii="Gadugi" w:hAnsi="Gadugi"/>
              </w:rPr>
            </w:pPr>
            <w:commentRangeStart w:id="23"/>
            <w:r w:rsidRPr="00AD11B4">
              <w:rPr>
                <w:rFonts w:ascii="Gadugi" w:hAnsi="Gadugi"/>
              </w:rPr>
              <w:t>18</w:t>
            </w:r>
            <w:commentRangeEnd w:id="23"/>
            <w:r w:rsidR="00EE646B" w:rsidRPr="00AD11B4">
              <w:rPr>
                <w:rStyle w:val="CommentReference"/>
                <w:rFonts w:ascii="Gadugi" w:hAnsi="Gadugi"/>
                <w:sz w:val="22"/>
                <w:szCs w:val="22"/>
              </w:rPr>
              <w:commentReference w:id="23"/>
            </w:r>
            <w:r w:rsidRPr="00AD11B4">
              <w:rPr>
                <w:rFonts w:ascii="Gadugi" w:hAnsi="Gadugi"/>
              </w:rPr>
              <w:t>,000</w:t>
            </w:r>
          </w:p>
        </w:tc>
      </w:tr>
    </w:tbl>
    <w:p w14:paraId="55949D0D" w14:textId="77777777" w:rsidR="00AD11B4" w:rsidRPr="00AD11B4" w:rsidRDefault="00AD11B4" w:rsidP="00AD11B4">
      <w:pPr>
        <w:spacing w:before="40" w:after="40"/>
        <w:rPr>
          <w:rFonts w:ascii="Gadugi" w:hAnsi="Gadugi"/>
        </w:rPr>
      </w:pPr>
    </w:p>
    <w:p w14:paraId="4159CD9F" w14:textId="77777777" w:rsidR="00AD11B4" w:rsidRPr="00AD11B4" w:rsidRDefault="00AD11B4" w:rsidP="00AD11B4">
      <w:pPr>
        <w:spacing w:before="40" w:after="40"/>
        <w:rPr>
          <w:rFonts w:ascii="Gadugi" w:hAnsi="Gadugi"/>
        </w:rPr>
      </w:pPr>
      <w:r w:rsidRPr="00AD11B4">
        <w:rPr>
          <w:rFonts w:ascii="Gadugi" w:hAnsi="Gadugi"/>
        </w:rPr>
        <w:t>* The size criterion is the higher of the Licensee’s total annual revenue (including grants and other funding) or annual operating expenses, assessed for the largest legal entity. For universities and governmental bodies, the using faculty, department or agency may be assessed instead.</w:t>
      </w:r>
    </w:p>
    <w:p w14:paraId="2D3214B2" w14:textId="77777777" w:rsidR="00AD11B4" w:rsidRPr="00AD11B4" w:rsidRDefault="00AD11B4" w:rsidP="00AD11B4">
      <w:pPr>
        <w:spacing w:before="40" w:after="40"/>
        <w:rPr>
          <w:rFonts w:ascii="Gadugi" w:hAnsi="Gadugi"/>
        </w:rPr>
      </w:pPr>
      <w:r w:rsidRPr="00AD11B4">
        <w:rPr>
          <w:rFonts w:ascii="Gadugi" w:hAnsi="Gadugi"/>
        </w:rPr>
        <w:t>Fees are annual, exclusive of any applicable VAT, and payable in accordance with Article 5.1. The Initial Access Setup Fee (Article 5.3) applies in addition for all paid tiers.</w:t>
      </w:r>
    </w:p>
    <w:p w14:paraId="7550B286" w14:textId="77777777" w:rsidR="00AD11B4" w:rsidRPr="00AD11B4" w:rsidRDefault="00AD11B4" w:rsidP="00AD11B4">
      <w:pPr>
        <w:spacing w:before="40" w:after="40"/>
        <w:rPr>
          <w:rFonts w:ascii="Gadugi" w:hAnsi="Gadugi"/>
        </w:rPr>
      </w:pPr>
      <w:r w:rsidRPr="00AD11B4">
        <w:rPr>
          <w:rFonts w:ascii="Gadugi" w:hAnsi="Gadugi"/>
        </w:rPr>
        <w:t>API access fees for Commercial Use cover infrastructure costs only and do not grant permission to use WOCAT Data for commercial purposes (Article 3.2).</w:t>
      </w:r>
    </w:p>
    <w:p w14:paraId="33DDB1EC" w14:textId="77777777" w:rsidR="00AD11B4" w:rsidRPr="00AD11B4" w:rsidRDefault="00AD11B4" w:rsidP="00AD11B4">
      <w:pPr>
        <w:spacing w:before="40" w:after="40"/>
        <w:rPr>
          <w:rFonts w:ascii="Gadugi" w:hAnsi="Gadugi"/>
        </w:rPr>
      </w:pPr>
      <w:r w:rsidRPr="00AD11B4">
        <w:rPr>
          <w:rFonts w:ascii="Gadugi" w:hAnsi="Gadugi"/>
        </w:rPr>
        <w:t>Institutions holding a Project Agreement (Article 5.5) or an approved developing-country fee waiver (Article 5.6) may be exempt from the above fees.</w:t>
      </w:r>
      <w:commentRangeEnd w:id="21"/>
      <w:r w:rsidRPr="00AD11B4">
        <w:rPr>
          <w:rStyle w:val="CommentReference"/>
          <w:rFonts w:ascii="Gadugi" w:hAnsi="Gadugi"/>
          <w:sz w:val="22"/>
          <w:szCs w:val="22"/>
        </w:rPr>
        <w:commentReference w:id="21"/>
      </w:r>
    </w:p>
    <w:p w14:paraId="2D1706F3" w14:textId="77777777" w:rsidR="00AD11B4" w:rsidRPr="00AD11B4" w:rsidRDefault="00AD11B4" w:rsidP="003A0EA0">
      <w:pPr>
        <w:spacing w:before="40" w:after="40"/>
        <w:rPr>
          <w:rFonts w:ascii="Gadugi" w:hAnsi="Gadugi"/>
        </w:rPr>
      </w:pPr>
    </w:p>
    <w:p w14:paraId="77CC994F" w14:textId="77777777" w:rsidR="007A43E9" w:rsidRPr="00B56817" w:rsidRDefault="007A43E9" w:rsidP="007A43E9">
      <w:pPr>
        <w:spacing w:before="40" w:after="40"/>
        <w:rPr>
          <w:rFonts w:ascii="Gadugi" w:hAnsi="Gadugi"/>
          <w:lang w:val="en-GB"/>
        </w:rPr>
      </w:pPr>
    </w:p>
    <w:p w14:paraId="63ABAE24" w14:textId="16A9903B" w:rsidR="006E4E0F" w:rsidRPr="00B56817" w:rsidRDefault="00AD11B4" w:rsidP="002F6FFD">
      <w:pPr>
        <w:pStyle w:val="Heading2"/>
        <w:rPr>
          <w:rFonts w:ascii="Gadugi" w:hAnsi="Gadugi"/>
          <w:color w:val="80340D" w:themeColor="accent2" w:themeShade="80"/>
          <w:lang w:val="en-GB"/>
        </w:rPr>
      </w:pPr>
      <w:r>
        <w:rPr>
          <w:rFonts w:ascii="Gadugi" w:hAnsi="Gadugi"/>
          <w:color w:val="80340D" w:themeColor="accent2" w:themeShade="80"/>
          <w:lang w:val="en-GB"/>
        </w:rPr>
        <w:t>4</w:t>
      </w:r>
      <w:commentRangeStart w:id="24"/>
      <w:r w:rsidR="006E4E0F" w:rsidRPr="1DEEED48">
        <w:rPr>
          <w:rFonts w:ascii="Gadugi" w:hAnsi="Gadugi"/>
          <w:color w:val="80340D" w:themeColor="accent2" w:themeShade="80"/>
          <w:lang w:val="en-GB"/>
        </w:rPr>
        <w:t>.</w:t>
      </w:r>
      <w:r w:rsidR="00DE5763" w:rsidRPr="1DEEED48">
        <w:rPr>
          <w:rFonts w:ascii="Gadugi" w:hAnsi="Gadugi"/>
          <w:color w:val="80340D" w:themeColor="accent2" w:themeShade="80"/>
          <w:lang w:val="en-GB"/>
        </w:rPr>
        <w:t>3</w:t>
      </w:r>
      <w:r w:rsidR="00702D28" w:rsidRPr="1DEEED48">
        <w:rPr>
          <w:rFonts w:ascii="Gadugi" w:hAnsi="Gadugi"/>
          <w:color w:val="80340D" w:themeColor="accent2" w:themeShade="80"/>
          <w:lang w:val="en-GB"/>
        </w:rPr>
        <w:t xml:space="preserve">  </w:t>
      </w:r>
      <w:r w:rsidR="006E4E0F" w:rsidRPr="1DEEED48">
        <w:rPr>
          <w:rFonts w:ascii="Gadugi" w:hAnsi="Gadugi"/>
          <w:color w:val="80340D" w:themeColor="accent2" w:themeShade="80"/>
          <w:lang w:val="en-GB"/>
        </w:rPr>
        <w:t>Initial Access Setup Fee</w:t>
      </w:r>
      <w:commentRangeEnd w:id="24"/>
      <w:r w:rsidR="006E4E0F" w:rsidRPr="00B56817">
        <w:rPr>
          <w:rStyle w:val="CommentReference"/>
          <w:rFonts w:ascii="Gadugi" w:hAnsi="Gadugi"/>
          <w:color w:val="80340D" w:themeColor="accent2" w:themeShade="80"/>
          <w:sz w:val="24"/>
          <w:szCs w:val="24"/>
          <w:lang w:val="en-GB"/>
        </w:rPr>
        <w:commentReference w:id="24"/>
      </w:r>
    </w:p>
    <w:p w14:paraId="5A37FEB9" w14:textId="75EF3F5B" w:rsidR="00866511" w:rsidRPr="00B56817" w:rsidRDefault="006E4E0F" w:rsidP="006E4E0F">
      <w:pPr>
        <w:spacing w:before="40" w:after="40"/>
        <w:rPr>
          <w:rFonts w:ascii="Gadugi" w:hAnsi="Gadugi"/>
          <w:lang w:val="en-GB"/>
        </w:rPr>
      </w:pPr>
      <w:r w:rsidRPr="00B56817">
        <w:rPr>
          <w:rFonts w:ascii="Gadugi" w:hAnsi="Gadugi"/>
          <w:lang w:val="en-GB"/>
        </w:rPr>
        <w:t>To ensure a reliable and well-supported onboarding experience, a one-time Initial Access Setup Fee applies to all new Licensees registering for a paid API access tier. This fee covers WOCAT staff time dedicated to the following services:</w:t>
      </w:r>
    </w:p>
    <w:p w14:paraId="7C5F8958" w14:textId="77777777" w:rsidR="006E4E0F" w:rsidRPr="00B56817" w:rsidRDefault="006E4E0F" w:rsidP="006E4E0F">
      <w:pPr>
        <w:numPr>
          <w:ilvl w:val="0"/>
          <w:numId w:val="3"/>
        </w:numPr>
        <w:spacing w:before="40" w:after="40"/>
        <w:rPr>
          <w:rFonts w:ascii="Gadugi" w:hAnsi="Gadugi"/>
          <w:lang w:val="en-GB"/>
        </w:rPr>
      </w:pPr>
      <w:r w:rsidRPr="00B56817">
        <w:rPr>
          <w:rFonts w:ascii="Gadugi" w:hAnsi="Gadugi"/>
          <w:lang w:val="en-GB"/>
        </w:rPr>
        <w:t>Account creation, API key provisioning, and technical configuration</w:t>
      </w:r>
    </w:p>
    <w:p w14:paraId="78250235" w14:textId="77777777" w:rsidR="006E4E0F" w:rsidRPr="00B56817" w:rsidRDefault="006E4E0F" w:rsidP="006E4E0F">
      <w:pPr>
        <w:numPr>
          <w:ilvl w:val="0"/>
          <w:numId w:val="3"/>
        </w:numPr>
        <w:spacing w:before="40" w:after="40"/>
        <w:rPr>
          <w:rFonts w:ascii="Gadugi" w:hAnsi="Gadugi"/>
          <w:lang w:val="en-GB"/>
        </w:rPr>
      </w:pPr>
      <w:r w:rsidRPr="00B56817">
        <w:rPr>
          <w:rFonts w:ascii="Gadugi" w:hAnsi="Gadugi"/>
          <w:lang w:val="en-GB"/>
        </w:rPr>
        <w:t>Initial technical consultation and integration support</w:t>
      </w:r>
    </w:p>
    <w:p w14:paraId="3ED2943B" w14:textId="77777777" w:rsidR="006E4E0F" w:rsidRPr="00B56817" w:rsidRDefault="006E4E0F" w:rsidP="006E4E0F">
      <w:pPr>
        <w:numPr>
          <w:ilvl w:val="0"/>
          <w:numId w:val="3"/>
        </w:numPr>
        <w:spacing w:before="40" w:after="40"/>
        <w:rPr>
          <w:rFonts w:ascii="Gadugi" w:hAnsi="Gadugi"/>
          <w:lang w:val="en-GB"/>
        </w:rPr>
      </w:pPr>
      <w:r w:rsidRPr="00B56817">
        <w:rPr>
          <w:rFonts w:ascii="Gadugi" w:hAnsi="Gadugi"/>
          <w:lang w:val="en-GB"/>
        </w:rPr>
        <w:t>Documentation and onboarding guidance specific to the Licensee's use case</w:t>
      </w:r>
    </w:p>
    <w:p w14:paraId="2F8D6158" w14:textId="77777777" w:rsidR="006E4E0F" w:rsidRPr="00B56817" w:rsidRDefault="006E4E0F" w:rsidP="006E4E0F">
      <w:pPr>
        <w:numPr>
          <w:ilvl w:val="0"/>
          <w:numId w:val="3"/>
        </w:numPr>
        <w:spacing w:before="40" w:after="40"/>
        <w:rPr>
          <w:rFonts w:ascii="Gadugi" w:hAnsi="Gadugi"/>
          <w:lang w:val="en-GB"/>
        </w:rPr>
      </w:pPr>
      <w:r w:rsidRPr="00B56817">
        <w:rPr>
          <w:rFonts w:ascii="Gadugi" w:hAnsi="Gadugi"/>
          <w:lang w:val="en-GB"/>
        </w:rPr>
        <w:t>Quality assurance review of the Licensee's stated data use and attribution plan</w:t>
      </w:r>
    </w:p>
    <w:p w14:paraId="638A47EB" w14:textId="77777777" w:rsidR="006E4E0F" w:rsidRPr="00B56817" w:rsidRDefault="006E4E0F" w:rsidP="006E4E0F">
      <w:pPr>
        <w:spacing w:before="40" w:after="40"/>
        <w:rPr>
          <w:rFonts w:ascii="Gadugi" w:hAnsi="Gadugi"/>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6E4E0F" w:rsidRPr="001C1678" w14:paraId="11BAB300" w14:textId="77777777" w:rsidTr="7B3DCC56">
        <w:trPr>
          <w:tblHeader/>
        </w:trPr>
        <w:tc>
          <w:tcPr>
            <w:tcW w:w="3000" w:type="dxa"/>
            <w:tcBorders>
              <w:top w:val="single" w:sz="2" w:space="0" w:color="AED6F1"/>
              <w:left w:val="single" w:sz="2" w:space="0" w:color="AED6F1"/>
              <w:bottom w:val="single" w:sz="2" w:space="0" w:color="AED6F1"/>
              <w:right w:val="single" w:sz="2" w:space="0" w:color="AED6F1"/>
            </w:tcBorders>
            <w:shd w:val="clear" w:color="auto" w:fill="B7770D"/>
            <w:tcMar>
              <w:top w:w="80" w:type="dxa"/>
              <w:left w:w="120" w:type="dxa"/>
              <w:bottom w:w="80" w:type="dxa"/>
              <w:right w:w="120" w:type="dxa"/>
            </w:tcMar>
            <w:hideMark/>
          </w:tcPr>
          <w:p w14:paraId="4AF5E008" w14:textId="77777777" w:rsidR="006E4E0F" w:rsidRPr="00B56817" w:rsidRDefault="006E4E0F" w:rsidP="7B3DCC56">
            <w:pPr>
              <w:spacing w:before="40" w:after="40"/>
              <w:rPr>
                <w:rFonts w:ascii="Gadugi" w:hAnsi="Gadugi"/>
                <w:lang w:val="en-GB"/>
              </w:rPr>
            </w:pPr>
            <w:r w:rsidRPr="00B56817">
              <w:rPr>
                <w:rFonts w:ascii="Gadugi" w:hAnsi="Gadugi"/>
                <w:b/>
                <w:bCs/>
                <w:lang w:val="en-GB"/>
              </w:rPr>
              <w:lastRenderedPageBreak/>
              <w:t>Component</w:t>
            </w:r>
          </w:p>
        </w:tc>
        <w:tc>
          <w:tcPr>
            <w:tcW w:w="3180" w:type="dxa"/>
            <w:tcBorders>
              <w:top w:val="single" w:sz="2" w:space="0" w:color="AED6F1"/>
              <w:left w:val="single" w:sz="2" w:space="0" w:color="AED6F1"/>
              <w:bottom w:val="single" w:sz="2" w:space="0" w:color="AED6F1"/>
              <w:right w:val="single" w:sz="2" w:space="0" w:color="AED6F1"/>
            </w:tcBorders>
            <w:shd w:val="clear" w:color="auto" w:fill="B7770D"/>
            <w:tcMar>
              <w:top w:w="80" w:type="dxa"/>
              <w:left w:w="120" w:type="dxa"/>
              <w:bottom w:w="80" w:type="dxa"/>
              <w:right w:w="120" w:type="dxa"/>
            </w:tcMar>
            <w:hideMark/>
          </w:tcPr>
          <w:p w14:paraId="55A06EB1" w14:textId="77777777" w:rsidR="006E4E0F" w:rsidRPr="00B56817" w:rsidRDefault="006E4E0F" w:rsidP="006E4E0F">
            <w:pPr>
              <w:spacing w:before="40" w:after="40"/>
              <w:rPr>
                <w:rFonts w:ascii="Gadugi" w:hAnsi="Gadugi"/>
                <w:lang w:val="en-GB"/>
              </w:rPr>
            </w:pPr>
            <w:r w:rsidRPr="00B56817">
              <w:rPr>
                <w:rFonts w:ascii="Gadugi" w:hAnsi="Gadugi"/>
                <w:b/>
                <w:bCs/>
                <w:lang w:val="en-GB"/>
              </w:rPr>
              <w:t>Days / Rate</w:t>
            </w:r>
          </w:p>
        </w:tc>
        <w:tc>
          <w:tcPr>
            <w:tcW w:w="3180" w:type="dxa"/>
            <w:tcBorders>
              <w:top w:val="single" w:sz="2" w:space="0" w:color="AED6F1"/>
              <w:left w:val="single" w:sz="2" w:space="0" w:color="AED6F1"/>
              <w:bottom w:val="single" w:sz="2" w:space="0" w:color="AED6F1"/>
              <w:right w:val="single" w:sz="2" w:space="0" w:color="AED6F1"/>
            </w:tcBorders>
            <w:shd w:val="clear" w:color="auto" w:fill="B7770D"/>
            <w:tcMar>
              <w:top w:w="80" w:type="dxa"/>
              <w:left w:w="120" w:type="dxa"/>
              <w:bottom w:w="80" w:type="dxa"/>
              <w:right w:w="120" w:type="dxa"/>
            </w:tcMar>
            <w:hideMark/>
          </w:tcPr>
          <w:p w14:paraId="06C369B3" w14:textId="77777777" w:rsidR="006E4E0F" w:rsidRPr="00B56817" w:rsidRDefault="006E4E0F" w:rsidP="006E4E0F">
            <w:pPr>
              <w:spacing w:before="40" w:after="40"/>
              <w:rPr>
                <w:rFonts w:ascii="Gadugi" w:hAnsi="Gadugi"/>
                <w:lang w:val="en-GB"/>
              </w:rPr>
            </w:pPr>
            <w:r w:rsidRPr="00B56817">
              <w:rPr>
                <w:rFonts w:ascii="Gadugi" w:hAnsi="Gadugi"/>
                <w:b/>
                <w:bCs/>
                <w:lang w:val="en-GB"/>
              </w:rPr>
              <w:t>Amount</w:t>
            </w:r>
          </w:p>
        </w:tc>
      </w:tr>
      <w:tr w:rsidR="006E4E0F" w:rsidRPr="001C1678" w14:paraId="142F5AEB" w14:textId="77777777" w:rsidTr="7B3DCC56">
        <w:tc>
          <w:tcPr>
            <w:tcW w:w="3000" w:type="dxa"/>
            <w:tcBorders>
              <w:top w:val="single" w:sz="2" w:space="0" w:color="AED6F1"/>
              <w:left w:val="single" w:sz="2" w:space="0" w:color="AED6F1"/>
              <w:bottom w:val="single" w:sz="2" w:space="0" w:color="AED6F1"/>
              <w:right w:val="single" w:sz="2" w:space="0" w:color="AED6F1"/>
            </w:tcBorders>
            <w:shd w:val="clear" w:color="auto" w:fill="FEF9E7"/>
            <w:tcMar>
              <w:top w:w="80" w:type="dxa"/>
              <w:left w:w="120" w:type="dxa"/>
              <w:bottom w:w="80" w:type="dxa"/>
              <w:right w:w="120" w:type="dxa"/>
            </w:tcMar>
            <w:hideMark/>
          </w:tcPr>
          <w:p w14:paraId="4271B89A" w14:textId="77777777" w:rsidR="006E4E0F" w:rsidRPr="00B56817" w:rsidRDefault="006E4E0F" w:rsidP="006E4E0F">
            <w:pPr>
              <w:spacing w:before="40" w:after="40"/>
              <w:rPr>
                <w:rFonts w:ascii="Gadugi" w:hAnsi="Gadugi"/>
                <w:lang w:val="en-GB"/>
              </w:rPr>
            </w:pPr>
            <w:r w:rsidRPr="00B56817">
              <w:rPr>
                <w:rFonts w:ascii="Gadugi" w:hAnsi="Gadugi"/>
                <w:lang w:val="en-GB"/>
              </w:rPr>
              <w:t>WOCAT staff time (onboarding, support, follow-up)</w:t>
            </w:r>
          </w:p>
        </w:tc>
        <w:tc>
          <w:tcPr>
            <w:tcW w:w="3180" w:type="dxa"/>
            <w:tcBorders>
              <w:top w:val="single" w:sz="2" w:space="0" w:color="AED6F1"/>
              <w:left w:val="single" w:sz="2" w:space="0" w:color="AED6F1"/>
              <w:bottom w:val="single" w:sz="2" w:space="0" w:color="AED6F1"/>
              <w:right w:val="single" w:sz="2" w:space="0" w:color="AED6F1"/>
            </w:tcBorders>
            <w:shd w:val="clear" w:color="auto" w:fill="FEF9E7"/>
            <w:tcMar>
              <w:top w:w="80" w:type="dxa"/>
              <w:left w:w="120" w:type="dxa"/>
              <w:bottom w:w="80" w:type="dxa"/>
              <w:right w:w="120" w:type="dxa"/>
            </w:tcMar>
            <w:hideMark/>
          </w:tcPr>
          <w:p w14:paraId="1FC3CF3A" w14:textId="77777777" w:rsidR="006E4E0F" w:rsidRPr="00B56817" w:rsidRDefault="006E4E0F" w:rsidP="006E4E0F">
            <w:pPr>
              <w:spacing w:before="40" w:after="40"/>
              <w:rPr>
                <w:rFonts w:ascii="Gadugi" w:hAnsi="Gadugi"/>
                <w:lang w:val="en-GB"/>
              </w:rPr>
            </w:pPr>
            <w:r w:rsidRPr="00B56817">
              <w:rPr>
                <w:rFonts w:ascii="Gadugi" w:hAnsi="Gadugi"/>
                <w:lang w:val="en-GB"/>
              </w:rPr>
              <w:t xml:space="preserve">5 working days × CHF </w:t>
            </w:r>
            <w:commentRangeStart w:id="25"/>
            <w:r w:rsidRPr="00B56817">
              <w:rPr>
                <w:rFonts w:ascii="Gadugi" w:hAnsi="Gadugi"/>
                <w:lang w:val="en-GB"/>
              </w:rPr>
              <w:t>800</w:t>
            </w:r>
            <w:commentRangeEnd w:id="25"/>
            <w:r w:rsidR="00EE646B" w:rsidRPr="00B56817">
              <w:rPr>
                <w:rStyle w:val="CommentReference"/>
                <w:rFonts w:ascii="Gadugi" w:hAnsi="Gadugi"/>
                <w:sz w:val="22"/>
                <w:szCs w:val="22"/>
                <w:lang w:val="en-GB"/>
              </w:rPr>
              <w:commentReference w:id="25"/>
            </w:r>
            <w:r w:rsidRPr="00B56817">
              <w:rPr>
                <w:rFonts w:ascii="Gadugi" w:hAnsi="Gadugi"/>
                <w:lang w:val="en-GB"/>
              </w:rPr>
              <w:t>/day</w:t>
            </w:r>
          </w:p>
        </w:tc>
        <w:tc>
          <w:tcPr>
            <w:tcW w:w="3180" w:type="dxa"/>
            <w:tcBorders>
              <w:top w:val="single" w:sz="2" w:space="0" w:color="AED6F1"/>
              <w:left w:val="single" w:sz="2" w:space="0" w:color="AED6F1"/>
              <w:bottom w:val="single" w:sz="2" w:space="0" w:color="AED6F1"/>
              <w:right w:val="single" w:sz="2" w:space="0" w:color="AED6F1"/>
            </w:tcBorders>
            <w:shd w:val="clear" w:color="auto" w:fill="FEF9E7"/>
            <w:tcMar>
              <w:top w:w="80" w:type="dxa"/>
              <w:left w:w="120" w:type="dxa"/>
              <w:bottom w:w="80" w:type="dxa"/>
              <w:right w:w="120" w:type="dxa"/>
            </w:tcMar>
            <w:hideMark/>
          </w:tcPr>
          <w:p w14:paraId="35F1B166" w14:textId="77777777" w:rsidR="006E4E0F" w:rsidRPr="00B56817" w:rsidRDefault="006E4E0F" w:rsidP="006E4E0F">
            <w:pPr>
              <w:spacing w:before="40" w:after="40"/>
              <w:rPr>
                <w:rFonts w:ascii="Gadugi" w:hAnsi="Gadugi"/>
                <w:lang w:val="en-GB"/>
              </w:rPr>
            </w:pPr>
            <w:r w:rsidRPr="00B56817">
              <w:rPr>
                <w:rFonts w:ascii="Gadugi" w:hAnsi="Gadugi"/>
                <w:b/>
                <w:bCs/>
                <w:lang w:val="en-GB"/>
              </w:rPr>
              <w:t xml:space="preserve">CHF </w:t>
            </w:r>
            <w:commentRangeStart w:id="26"/>
            <w:r w:rsidRPr="00B56817">
              <w:rPr>
                <w:rFonts w:ascii="Gadugi" w:hAnsi="Gadugi"/>
                <w:b/>
                <w:bCs/>
                <w:lang w:val="en-GB"/>
              </w:rPr>
              <w:t>4,000</w:t>
            </w:r>
            <w:commentRangeEnd w:id="26"/>
            <w:r w:rsidR="00EE646B" w:rsidRPr="00B56817">
              <w:rPr>
                <w:rStyle w:val="CommentReference"/>
                <w:rFonts w:ascii="Gadugi" w:hAnsi="Gadugi"/>
                <w:b/>
                <w:bCs/>
                <w:sz w:val="22"/>
                <w:szCs w:val="22"/>
                <w:lang w:val="en-GB"/>
              </w:rPr>
              <w:commentReference w:id="26"/>
            </w:r>
            <w:r w:rsidRPr="00B56817">
              <w:rPr>
                <w:rFonts w:ascii="Gadugi" w:hAnsi="Gadugi"/>
                <w:b/>
                <w:bCs/>
                <w:lang w:val="en-GB"/>
              </w:rPr>
              <w:t xml:space="preserve"> (one-time)</w:t>
            </w:r>
          </w:p>
        </w:tc>
      </w:tr>
    </w:tbl>
    <w:p w14:paraId="77BF9A12" w14:textId="77777777" w:rsidR="006E4E0F" w:rsidRPr="00B56817" w:rsidRDefault="006E4E0F" w:rsidP="006E4E0F">
      <w:pPr>
        <w:spacing w:before="40" w:after="40"/>
        <w:rPr>
          <w:rFonts w:ascii="Gadugi" w:hAnsi="Gadugi"/>
          <w:lang w:val="en-GB"/>
        </w:rPr>
      </w:pPr>
    </w:p>
    <w:p w14:paraId="0C86A74B" w14:textId="77777777" w:rsidR="006E4E0F" w:rsidRDefault="006E4E0F" w:rsidP="006E4E0F">
      <w:pPr>
        <w:spacing w:before="40" w:after="40"/>
        <w:rPr>
          <w:rFonts w:ascii="Gadugi" w:hAnsi="Gadugi"/>
          <w:lang w:val="en-GB"/>
        </w:rPr>
      </w:pPr>
      <w:r w:rsidRPr="00B56817">
        <w:rPr>
          <w:rFonts w:ascii="Gadugi" w:hAnsi="Gadugi"/>
          <w:lang w:val="en-GB"/>
        </w:rPr>
        <w:t xml:space="preserve">The Initial Access Setup Fee is invoiced upon approval of the API access application and is due before API credentials are issued. This fee is non-refundable once onboarding services have commenced. Licensees qualifying for a fee waiver under </w:t>
      </w:r>
      <w:commentRangeStart w:id="27"/>
      <w:r w:rsidRPr="00B56817">
        <w:rPr>
          <w:rFonts w:ascii="Gadugi" w:hAnsi="Gadugi"/>
          <w:lang w:val="en-GB"/>
        </w:rPr>
        <w:t xml:space="preserve">Articles 5.5 or 5.6 </w:t>
      </w:r>
      <w:commentRangeEnd w:id="27"/>
      <w:r w:rsidR="00282BD4" w:rsidRPr="00B56817">
        <w:rPr>
          <w:rStyle w:val="CommentReference"/>
          <w:rFonts w:ascii="Gadugi" w:hAnsi="Gadugi"/>
          <w:sz w:val="22"/>
          <w:szCs w:val="22"/>
          <w:lang w:val="en-GB"/>
        </w:rPr>
        <w:commentReference w:id="27"/>
      </w:r>
      <w:r w:rsidRPr="00B56817">
        <w:rPr>
          <w:rFonts w:ascii="Gadugi" w:hAnsi="Gadugi"/>
          <w:lang w:val="en-GB"/>
        </w:rPr>
        <w:t>are also exempt from the Initial Access Setup Fee.</w:t>
      </w:r>
    </w:p>
    <w:p w14:paraId="18F12192" w14:textId="77777777" w:rsidR="00702D28" w:rsidRDefault="00702D28" w:rsidP="006E4E0F">
      <w:pPr>
        <w:spacing w:before="40" w:after="40"/>
        <w:rPr>
          <w:rFonts w:ascii="Gadugi" w:hAnsi="Gadugi"/>
          <w:lang w:val="en-GB"/>
        </w:rPr>
      </w:pPr>
    </w:p>
    <w:p w14:paraId="17E93C5B" w14:textId="0F5589CB" w:rsidR="00702D28" w:rsidRPr="00702D28" w:rsidRDefault="00AD11B4" w:rsidP="00702D28">
      <w:pPr>
        <w:pStyle w:val="Heading2"/>
        <w:rPr>
          <w:rFonts w:ascii="Gadugi" w:hAnsi="Gadugi"/>
          <w:color w:val="80340D" w:themeColor="accent2" w:themeShade="80"/>
          <w:lang w:val="en-GB"/>
        </w:rPr>
      </w:pPr>
      <w:r>
        <w:rPr>
          <w:rFonts w:ascii="Gadugi" w:hAnsi="Gadugi"/>
          <w:color w:val="80340D" w:themeColor="accent2" w:themeShade="80"/>
          <w:lang w:val="en-GB"/>
        </w:rPr>
        <w:t>4</w:t>
      </w:r>
      <w:r w:rsidR="00702D28" w:rsidRPr="00702D28">
        <w:rPr>
          <w:rFonts w:ascii="Gadugi" w:hAnsi="Gadugi"/>
          <w:color w:val="80340D" w:themeColor="accent2" w:themeShade="80"/>
          <w:lang w:val="en-GB"/>
        </w:rPr>
        <w:t>.</w:t>
      </w:r>
      <w:r w:rsidR="00DE5763">
        <w:rPr>
          <w:rFonts w:ascii="Gadugi" w:hAnsi="Gadugi"/>
          <w:color w:val="80340D" w:themeColor="accent2" w:themeShade="80"/>
          <w:lang w:val="en-GB"/>
        </w:rPr>
        <w:t>4</w:t>
      </w:r>
      <w:r w:rsidR="00702D28" w:rsidRPr="00702D28">
        <w:rPr>
          <w:rFonts w:ascii="Gadugi" w:hAnsi="Gadugi"/>
          <w:color w:val="80340D" w:themeColor="accent2" w:themeShade="80"/>
          <w:lang w:val="en-GB"/>
        </w:rPr>
        <w:t xml:space="preserve">  Additional Support Services</w:t>
      </w:r>
    </w:p>
    <w:p w14:paraId="69BD2621" w14:textId="6811A61A" w:rsidR="00702D28" w:rsidRPr="00702D28" w:rsidRDefault="00702D28" w:rsidP="00702D28">
      <w:pPr>
        <w:spacing w:before="80" w:after="80"/>
        <w:rPr>
          <w:rFonts w:ascii="Gadugi" w:hAnsi="Gadugi"/>
          <w:lang w:val="en-US"/>
        </w:rPr>
      </w:pPr>
      <w:r w:rsidRPr="00702D28">
        <w:rPr>
          <w:rFonts w:ascii="Gadugi" w:hAnsi="Gadugi"/>
          <w:lang w:val="en-US"/>
        </w:rPr>
        <w:t>In addition to the Annual Fee (Article 5.1) and the Initial Access Setup Fee (Article 5.3), Licensees may request technical support and consulting services from the WOCAT Secretariat on a time-and-materials basis. These additional support services are optional and are charged separately from any other fee under this Agreement.</w:t>
      </w:r>
    </w:p>
    <w:p w14:paraId="186CAD3D" w14:textId="77777777" w:rsidR="00702D28" w:rsidRPr="00702D28" w:rsidRDefault="00702D28" w:rsidP="00702D28">
      <w:pPr>
        <w:spacing w:before="80" w:after="80"/>
        <w:rPr>
          <w:rFonts w:ascii="Gadugi" w:hAnsi="Gadugi"/>
          <w:lang w:val="en-US"/>
        </w:rPr>
      </w:pPr>
      <w:r w:rsidRPr="00702D28">
        <w:rPr>
          <w:rFonts w:ascii="Gadugi" w:hAnsi="Gadugi"/>
          <w:lang w:val="en-US"/>
        </w:rPr>
        <w:t>Examples of additional support services include, but are not limited to:</w:t>
      </w:r>
    </w:p>
    <w:p w14:paraId="1C3EAA32" w14:textId="77777777" w:rsidR="00702D28" w:rsidRPr="00702D28" w:rsidRDefault="00702D28" w:rsidP="00702D28">
      <w:pPr>
        <w:pStyle w:val="ListParagraph"/>
        <w:numPr>
          <w:ilvl w:val="0"/>
          <w:numId w:val="5"/>
        </w:numPr>
        <w:spacing w:before="40" w:after="40"/>
        <w:rPr>
          <w:rFonts w:ascii="Gadugi" w:hAnsi="Gadugi"/>
          <w:lang w:val="en-US"/>
        </w:rPr>
      </w:pPr>
      <w:r w:rsidRPr="00702D28">
        <w:rPr>
          <w:rFonts w:ascii="Gadugi" w:hAnsi="Gadugi"/>
          <w:lang w:val="en-US"/>
        </w:rPr>
        <w:t>Custom data integration support and technical consulting beyond the onboarding scope</w:t>
      </w:r>
    </w:p>
    <w:p w14:paraId="2B13FA03" w14:textId="77777777" w:rsidR="00702D28" w:rsidRPr="00702D28" w:rsidRDefault="00702D28" w:rsidP="00702D28">
      <w:pPr>
        <w:pStyle w:val="ListParagraph"/>
        <w:numPr>
          <w:ilvl w:val="0"/>
          <w:numId w:val="5"/>
        </w:numPr>
        <w:spacing w:before="40" w:after="40"/>
        <w:rPr>
          <w:rFonts w:ascii="Gadugi" w:hAnsi="Gadugi"/>
          <w:lang w:val="en-US"/>
        </w:rPr>
      </w:pPr>
      <w:r w:rsidRPr="00702D28">
        <w:rPr>
          <w:rFonts w:ascii="Gadugi" w:hAnsi="Gadugi"/>
          <w:lang w:val="en-US"/>
        </w:rPr>
        <w:t>Assistance with API upgrades, migrations, or major version transitions</w:t>
      </w:r>
    </w:p>
    <w:p w14:paraId="386B0142" w14:textId="77777777" w:rsidR="00702D28" w:rsidRPr="00702D28" w:rsidRDefault="00702D28" w:rsidP="00702D28">
      <w:pPr>
        <w:pStyle w:val="ListParagraph"/>
        <w:numPr>
          <w:ilvl w:val="0"/>
          <w:numId w:val="5"/>
        </w:numPr>
        <w:spacing w:before="40" w:after="40"/>
        <w:rPr>
          <w:rFonts w:ascii="Gadugi" w:hAnsi="Gadugi"/>
          <w:lang w:val="en-US"/>
        </w:rPr>
      </w:pPr>
      <w:r w:rsidRPr="00702D28">
        <w:rPr>
          <w:rFonts w:ascii="Gadugi" w:hAnsi="Gadugi"/>
          <w:lang w:val="en-US"/>
        </w:rPr>
        <w:t>Development of customised API queries, data exports, or reporting pipelines</w:t>
      </w:r>
    </w:p>
    <w:p w14:paraId="7C1C1558" w14:textId="0DA4E137" w:rsidR="00702D28" w:rsidRPr="00702D28" w:rsidRDefault="00702D28" w:rsidP="00702D28">
      <w:pPr>
        <w:pStyle w:val="ListParagraph"/>
        <w:numPr>
          <w:ilvl w:val="0"/>
          <w:numId w:val="5"/>
        </w:numPr>
        <w:spacing w:before="40" w:after="40"/>
        <w:rPr>
          <w:rFonts w:ascii="Gadugi" w:hAnsi="Gadugi"/>
          <w:lang w:val="en-US"/>
        </w:rPr>
      </w:pPr>
      <w:r w:rsidRPr="00702D28">
        <w:rPr>
          <w:rFonts w:ascii="Gadugi" w:hAnsi="Gadugi"/>
          <w:lang w:val="en-US"/>
        </w:rPr>
        <w:t>Training sessions, workshops, or capacity building</w:t>
      </w:r>
    </w:p>
    <w:p w14:paraId="5C6BBF09" w14:textId="63964458" w:rsidR="00702D28" w:rsidRPr="00702D28" w:rsidRDefault="00702D28" w:rsidP="00702D28">
      <w:pPr>
        <w:spacing w:before="80" w:after="80"/>
        <w:rPr>
          <w:rFonts w:ascii="Gadugi" w:hAnsi="Gadugi"/>
          <w:lang w:val="en-US"/>
        </w:rPr>
      </w:pPr>
      <w:r w:rsidRPr="00702D28">
        <w:rPr>
          <w:rFonts w:ascii="Gadugi" w:hAnsi="Gadugi"/>
          <w:lang w:val="en-US"/>
        </w:rPr>
        <w:t xml:space="preserve">Additional support services are charged at a day rate of CHF </w:t>
      </w:r>
      <w:commentRangeStart w:id="28"/>
      <w:r w:rsidRPr="00702D28">
        <w:rPr>
          <w:rFonts w:ascii="Gadugi" w:hAnsi="Gadugi"/>
          <w:lang w:val="en-US"/>
        </w:rPr>
        <w:t xml:space="preserve">800 </w:t>
      </w:r>
      <w:commentRangeEnd w:id="28"/>
      <w:r w:rsidR="00EE646B" w:rsidRPr="00702D28">
        <w:rPr>
          <w:rStyle w:val="CommentReference"/>
          <w:rFonts w:ascii="Gadugi" w:hAnsi="Gadugi"/>
          <w:sz w:val="22"/>
          <w:szCs w:val="22"/>
          <w:lang w:val="en-US"/>
        </w:rPr>
        <w:commentReference w:id="28"/>
      </w:r>
      <w:r w:rsidRPr="00702D28">
        <w:rPr>
          <w:rFonts w:ascii="Gadugi" w:hAnsi="Gadugi"/>
          <w:lang w:val="en-US"/>
        </w:rPr>
        <w:t xml:space="preserve">per working day (or pro-rated for partial days), invoiced upon completion of the services. All additional support engagements require a written request and confirmation from the WOCAT Secretariat before work commences. </w:t>
      </w:r>
    </w:p>
    <w:p w14:paraId="2C8CB608" w14:textId="77777777" w:rsidR="00702D28" w:rsidRPr="00702D28" w:rsidRDefault="00702D28" w:rsidP="00702D28">
      <w:pPr>
        <w:spacing w:before="80" w:after="80"/>
        <w:rPr>
          <w:rFonts w:ascii="Gadugi" w:hAnsi="Gadugi"/>
          <w:lang w:val="en-US"/>
        </w:rPr>
      </w:pPr>
      <w:r w:rsidRPr="00702D28">
        <w:rPr>
          <w:rFonts w:ascii="Gadugi" w:hAnsi="Gadugi"/>
          <w:lang w:val="en-US"/>
        </w:rPr>
        <w:t>Institutions holding a Project Agreement (Article 5.5) or an approved fee waiver (Articles 5.6 or 5.7) remain subject to Additional Support Service charges unless explicitly stated otherwise in their respective agreement or waiver.</w:t>
      </w:r>
    </w:p>
    <w:p w14:paraId="31C1987F" w14:textId="77777777" w:rsidR="00702D28" w:rsidRPr="00B56817" w:rsidRDefault="00702D28" w:rsidP="006E4E0F">
      <w:pPr>
        <w:spacing w:before="40" w:after="40"/>
        <w:rPr>
          <w:rFonts w:ascii="Gadugi" w:hAnsi="Gadugi"/>
          <w:lang w:val="en-GB"/>
        </w:rPr>
      </w:pPr>
    </w:p>
    <w:p w14:paraId="74CE2F50" w14:textId="48F79840" w:rsidR="00CD788C" w:rsidRPr="003A0EA0" w:rsidRDefault="00AD11B4" w:rsidP="00CD788C">
      <w:pPr>
        <w:pStyle w:val="Heading2"/>
        <w:rPr>
          <w:rFonts w:ascii="Gadugi" w:hAnsi="Gadugi"/>
          <w:color w:val="80340D" w:themeColor="accent2" w:themeShade="80"/>
          <w:lang w:val="en-GB"/>
        </w:rPr>
      </w:pPr>
      <w:r>
        <w:rPr>
          <w:rFonts w:ascii="Gadugi" w:hAnsi="Gadugi"/>
          <w:color w:val="80340D" w:themeColor="accent2" w:themeShade="80"/>
          <w:lang w:val="en-GB"/>
        </w:rPr>
        <w:t>4</w:t>
      </w:r>
      <w:commentRangeStart w:id="29"/>
      <w:r w:rsidR="00CD788C" w:rsidRPr="003A0EA0">
        <w:rPr>
          <w:rFonts w:ascii="Gadugi" w:hAnsi="Gadugi"/>
          <w:color w:val="80340D" w:themeColor="accent2" w:themeShade="80"/>
          <w:lang w:val="en-GB"/>
        </w:rPr>
        <w:t>.</w:t>
      </w:r>
      <w:r w:rsidR="00DE5763">
        <w:rPr>
          <w:rFonts w:ascii="Gadugi" w:hAnsi="Gadugi"/>
          <w:color w:val="80340D" w:themeColor="accent2" w:themeShade="80"/>
          <w:lang w:val="en-GB"/>
        </w:rPr>
        <w:t>5</w:t>
      </w:r>
      <w:r w:rsidR="00CD788C" w:rsidRPr="003A0EA0">
        <w:rPr>
          <w:rFonts w:ascii="Gadugi" w:hAnsi="Gadugi"/>
          <w:color w:val="80340D" w:themeColor="accent2" w:themeShade="80"/>
          <w:lang w:val="en-GB"/>
        </w:rPr>
        <w:t xml:space="preserve">  Free API Access under Project Agreements</w:t>
      </w:r>
      <w:commentRangeEnd w:id="29"/>
      <w:r w:rsidR="001424B5" w:rsidRPr="003A0EA0">
        <w:rPr>
          <w:rStyle w:val="CommentReference"/>
          <w:rFonts w:ascii="Gadugi" w:hAnsi="Gadugi"/>
          <w:color w:val="80340D" w:themeColor="accent2" w:themeShade="80"/>
          <w:sz w:val="24"/>
          <w:szCs w:val="24"/>
          <w:lang w:val="en-GB"/>
        </w:rPr>
        <w:commentReference w:id="29"/>
      </w:r>
    </w:p>
    <w:p w14:paraId="24FA10F1" w14:textId="4A074899" w:rsidR="00CD788C" w:rsidRPr="00CD788C" w:rsidRDefault="00CD788C" w:rsidP="00CD788C">
      <w:pPr>
        <w:spacing w:before="80" w:after="80"/>
        <w:rPr>
          <w:rFonts w:ascii="Gadugi" w:hAnsi="Gadugi"/>
          <w:lang w:val="en-US"/>
        </w:rPr>
      </w:pPr>
      <w:r w:rsidRPr="003A0EA0">
        <w:rPr>
          <w:rFonts w:ascii="Gadugi" w:hAnsi="Gadugi"/>
          <w:lang w:val="en-US"/>
        </w:rPr>
        <w:t>Institutions that have concluded a formal Project Agreement with WOCAT</w:t>
      </w:r>
      <w:r>
        <w:rPr>
          <w:rFonts w:ascii="Gadugi" w:hAnsi="Gadugi"/>
          <w:lang w:val="en-US"/>
        </w:rPr>
        <w:t>,</w:t>
      </w:r>
      <w:r w:rsidRPr="003A0EA0">
        <w:rPr>
          <w:rFonts w:ascii="Gadugi" w:hAnsi="Gadugi"/>
          <w:lang w:val="en-US"/>
        </w:rPr>
        <w:t xml:space="preserve"> under which the project budget explicitly includes provision for WOCAT cost recovery</w:t>
      </w:r>
      <w:r>
        <w:rPr>
          <w:rFonts w:ascii="Gadugi" w:hAnsi="Gadugi"/>
          <w:lang w:val="en-US"/>
        </w:rPr>
        <w:t>,</w:t>
      </w:r>
      <w:r w:rsidRPr="003A0EA0">
        <w:rPr>
          <w:rFonts w:ascii="Gadugi" w:hAnsi="Gadugi"/>
          <w:lang w:val="en-US"/>
        </w:rPr>
        <w:t xml:space="preserve"> are granted free API access for the entire duration of the project. </w:t>
      </w:r>
      <w:r w:rsidRPr="00CD788C">
        <w:rPr>
          <w:rFonts w:ascii="Gadugi" w:hAnsi="Gadugi"/>
          <w:lang w:val="en-US"/>
        </w:rPr>
        <w:t>The following conditions apply:</w:t>
      </w:r>
    </w:p>
    <w:p w14:paraId="2868B136" w14:textId="77777777" w:rsidR="00CD788C" w:rsidRPr="003A0EA0" w:rsidRDefault="00CD788C" w:rsidP="00CD788C">
      <w:pPr>
        <w:pStyle w:val="ListParagraph"/>
        <w:numPr>
          <w:ilvl w:val="0"/>
          <w:numId w:val="5"/>
        </w:numPr>
        <w:spacing w:before="40" w:after="40"/>
        <w:rPr>
          <w:rFonts w:ascii="Gadugi" w:hAnsi="Gadugi"/>
          <w:lang w:val="en-US"/>
        </w:rPr>
      </w:pPr>
      <w:r w:rsidRPr="003A0EA0">
        <w:rPr>
          <w:rFonts w:ascii="Gadugi" w:hAnsi="Gadugi"/>
          <w:lang w:val="en-US"/>
        </w:rPr>
        <w:t>Free API access is contingent on a valid, active Project Agreement that includes a budget line or cost-recovery mechanism covering WOCAT services.</w:t>
      </w:r>
    </w:p>
    <w:p w14:paraId="53633F48" w14:textId="4ED8E225" w:rsidR="00CD788C" w:rsidRPr="003A0EA0" w:rsidRDefault="00CD788C" w:rsidP="00CD788C">
      <w:pPr>
        <w:pStyle w:val="ListParagraph"/>
        <w:numPr>
          <w:ilvl w:val="0"/>
          <w:numId w:val="5"/>
        </w:numPr>
        <w:spacing w:before="40" w:after="40"/>
        <w:rPr>
          <w:rFonts w:ascii="Gadugi" w:hAnsi="Gadugi"/>
          <w:lang w:val="en-US"/>
        </w:rPr>
      </w:pPr>
      <w:r w:rsidRPr="003A0EA0">
        <w:rPr>
          <w:rFonts w:ascii="Gadugi" w:hAnsi="Gadugi"/>
          <w:lang w:val="en-US"/>
        </w:rPr>
        <w:t>The scope of API access will be specified in the Project Agreement or a supplementary API Access Schedule.</w:t>
      </w:r>
    </w:p>
    <w:p w14:paraId="217F7EC1" w14:textId="77777777" w:rsidR="00CD788C" w:rsidRPr="003A0EA0" w:rsidRDefault="00CD788C" w:rsidP="00CD788C">
      <w:pPr>
        <w:pStyle w:val="ListParagraph"/>
        <w:numPr>
          <w:ilvl w:val="0"/>
          <w:numId w:val="5"/>
        </w:numPr>
        <w:spacing w:before="40" w:after="40"/>
        <w:rPr>
          <w:rFonts w:ascii="Gadugi" w:hAnsi="Gadugi"/>
          <w:lang w:val="en-US"/>
        </w:rPr>
      </w:pPr>
      <w:r w:rsidRPr="003A0EA0">
        <w:rPr>
          <w:rFonts w:ascii="Gadugi" w:hAnsi="Gadugi"/>
          <w:lang w:val="en-US"/>
        </w:rPr>
        <w:t>WOCAT reserves the right to adjust or limit API access if project deliverables or reporting obligations under the Project Agreement are not met.</w:t>
      </w:r>
    </w:p>
    <w:p w14:paraId="332E8489" w14:textId="728E599E" w:rsidR="00CD788C" w:rsidRPr="003A0EA0" w:rsidRDefault="00CD788C" w:rsidP="00CD788C">
      <w:pPr>
        <w:pStyle w:val="ListParagraph"/>
        <w:numPr>
          <w:ilvl w:val="0"/>
          <w:numId w:val="5"/>
        </w:numPr>
        <w:spacing w:before="40" w:after="40"/>
        <w:rPr>
          <w:rFonts w:ascii="Gadugi" w:hAnsi="Gadugi"/>
          <w:lang w:val="en-US"/>
        </w:rPr>
      </w:pPr>
      <w:r w:rsidRPr="003A0EA0">
        <w:rPr>
          <w:rFonts w:ascii="Gadugi" w:hAnsi="Gadugi"/>
          <w:lang w:val="en-US"/>
        </w:rPr>
        <w:t xml:space="preserve">Upon project closure or expiry of the Project Agreement, free API access ceases automatically. The Licensee will be notified by WOCAT at least 60 days prior to project </w:t>
      </w:r>
      <w:r w:rsidRPr="003A0EA0">
        <w:rPr>
          <w:rFonts w:ascii="Gadugi" w:hAnsi="Gadugi"/>
          <w:lang w:val="en-US"/>
        </w:rPr>
        <w:lastRenderedPageBreak/>
        <w:t xml:space="preserve">closure and will be invited to transition to a standard paid </w:t>
      </w:r>
      <w:r w:rsidR="00570051">
        <w:rPr>
          <w:rFonts w:ascii="Gadugi" w:hAnsi="Gadugi"/>
          <w:lang w:val="en-US"/>
        </w:rPr>
        <w:t>subscription</w:t>
      </w:r>
      <w:r w:rsidRPr="003A0EA0">
        <w:rPr>
          <w:rFonts w:ascii="Gadugi" w:hAnsi="Gadugi"/>
          <w:lang w:val="en-US"/>
        </w:rPr>
        <w:t xml:space="preserve"> under this Agreement.</w:t>
      </w:r>
    </w:p>
    <w:p w14:paraId="1A9F4E1E" w14:textId="476B906B" w:rsidR="00CD788C" w:rsidRPr="003A0EA0" w:rsidRDefault="00CD788C" w:rsidP="00CD788C">
      <w:pPr>
        <w:pStyle w:val="ListParagraph"/>
        <w:numPr>
          <w:ilvl w:val="0"/>
          <w:numId w:val="5"/>
        </w:numPr>
        <w:spacing w:before="40" w:after="40"/>
        <w:rPr>
          <w:rFonts w:ascii="Gadugi" w:hAnsi="Gadugi"/>
          <w:lang w:val="en-US"/>
        </w:rPr>
      </w:pPr>
      <w:r w:rsidRPr="003A0EA0">
        <w:rPr>
          <w:rFonts w:ascii="Gadugi" w:hAnsi="Gadugi"/>
          <w:lang w:val="en-US"/>
        </w:rPr>
        <w:t xml:space="preserve">Annual Fees and the Initial Access Setup Fee as set out in this Agreement </w:t>
      </w:r>
      <w:r w:rsidR="00570051">
        <w:rPr>
          <w:rFonts w:ascii="Gadugi" w:hAnsi="Gadugi"/>
          <w:lang w:val="en-US"/>
        </w:rPr>
        <w:t>become due</w:t>
      </w:r>
      <w:r w:rsidRPr="003A0EA0">
        <w:rPr>
          <w:rFonts w:ascii="Gadugi" w:hAnsi="Gadugi"/>
          <w:lang w:val="en-US"/>
        </w:rPr>
        <w:t xml:space="preserve"> from the date of project closure. </w:t>
      </w:r>
    </w:p>
    <w:p w14:paraId="6C84A046" w14:textId="77777777" w:rsidR="00CD788C" w:rsidRPr="003A0EA0" w:rsidRDefault="00CD788C" w:rsidP="00CD788C">
      <w:pPr>
        <w:spacing w:before="80"/>
        <w:rPr>
          <w:rFonts w:ascii="Gadugi" w:hAnsi="Gadugi"/>
          <w:lang w:val="en-US"/>
        </w:rPr>
      </w:pPr>
    </w:p>
    <w:p w14:paraId="7C70FD88" w14:textId="1A3C58E4" w:rsidR="00D76D51" w:rsidRPr="00CD788C" w:rsidDel="00282BD4" w:rsidRDefault="00D76D51" w:rsidP="006E4E0F">
      <w:pPr>
        <w:spacing w:before="40" w:after="40"/>
        <w:rPr>
          <w:del w:id="30" w:author="Uyttendaele, Sofia" w:date="2026-09-25T09:45:00Z" w16du:dateUtc="2026-09-25T07:45:00Z"/>
          <w:rFonts w:ascii="Gadugi" w:hAnsi="Gadugi"/>
          <w:lang w:val="en-US"/>
        </w:rPr>
      </w:pPr>
    </w:p>
    <w:p w14:paraId="0B5E999C" w14:textId="14C018EB" w:rsidR="00CD788C" w:rsidRPr="00B56817" w:rsidDel="00282BD4" w:rsidRDefault="00CD788C" w:rsidP="006E4E0F">
      <w:pPr>
        <w:spacing w:before="40" w:after="40"/>
        <w:rPr>
          <w:del w:id="31" w:author="Uyttendaele, Sofia" w:date="2026-09-25T09:45:00Z" w16du:dateUtc="2026-09-25T07:45:00Z"/>
          <w:rFonts w:ascii="Gadugi" w:hAnsi="Gadugi"/>
          <w:lang w:val="en-GB"/>
        </w:rPr>
      </w:pPr>
    </w:p>
    <w:p w14:paraId="257D007A" w14:textId="45A9DCDF" w:rsidR="00D76D51" w:rsidRPr="003A0EA0" w:rsidRDefault="00AD11B4" w:rsidP="002F6FFD">
      <w:pPr>
        <w:pStyle w:val="Heading2"/>
        <w:rPr>
          <w:rFonts w:ascii="Gadugi" w:hAnsi="Gadugi"/>
          <w:lang w:val="en-GB"/>
        </w:rPr>
      </w:pPr>
      <w:r>
        <w:rPr>
          <w:rFonts w:ascii="Gadugi" w:hAnsi="Gadugi"/>
          <w:color w:val="80340D" w:themeColor="accent2" w:themeShade="80"/>
          <w:lang w:val="en-GB"/>
        </w:rPr>
        <w:t>4</w:t>
      </w:r>
      <w:r w:rsidR="00D76D51" w:rsidRPr="00B56817">
        <w:rPr>
          <w:rFonts w:ascii="Gadugi" w:hAnsi="Gadugi"/>
          <w:color w:val="80340D" w:themeColor="accent2" w:themeShade="80"/>
          <w:lang w:val="en-GB"/>
        </w:rPr>
        <w:t>.6  Fee Waiver for Institutions from Developing Countries</w:t>
      </w:r>
    </w:p>
    <w:p w14:paraId="4787FD38" w14:textId="77777777" w:rsidR="00D76D51" w:rsidRPr="003A0EA0" w:rsidRDefault="00D76D51" w:rsidP="00D76D51">
      <w:pPr>
        <w:spacing w:before="40" w:after="40"/>
        <w:rPr>
          <w:rFonts w:ascii="Gadugi" w:hAnsi="Gadugi"/>
          <w:lang w:val="en-GB"/>
        </w:rPr>
      </w:pPr>
      <w:r w:rsidRPr="003A0EA0">
        <w:rPr>
          <w:rFonts w:ascii="Gadugi" w:hAnsi="Gadugi"/>
          <w:lang w:val="en-GB"/>
        </w:rPr>
        <w:t>In keeping with WOCAT's mission to promote Sustainable Land Management globally, governmental, non-governmental, and research institutions based in developing countries may apply for a full or partial fee waiver, including waiver of the Initial Access Setup Fee.</w:t>
      </w:r>
    </w:p>
    <w:p w14:paraId="470A3053" w14:textId="77777777" w:rsidR="00D76D51" w:rsidRPr="003A0EA0" w:rsidRDefault="00D76D51" w:rsidP="00D76D51">
      <w:pPr>
        <w:spacing w:before="40" w:after="40"/>
        <w:rPr>
          <w:rFonts w:ascii="Gadugi" w:hAnsi="Gadugi"/>
          <w:lang w:val="en-GB"/>
        </w:rPr>
      </w:pPr>
    </w:p>
    <w:p w14:paraId="6CECB7F7" w14:textId="77777777" w:rsidR="00D76D51" w:rsidRPr="003A0EA0" w:rsidRDefault="00D76D51" w:rsidP="00D76D51">
      <w:pPr>
        <w:spacing w:before="40" w:after="40"/>
        <w:rPr>
          <w:rFonts w:ascii="Gadugi" w:hAnsi="Gadugi"/>
          <w:lang w:val="en-GB"/>
        </w:rPr>
      </w:pPr>
      <w:r w:rsidRPr="003A0EA0">
        <w:rPr>
          <w:rFonts w:ascii="Gadugi" w:hAnsi="Gadugi"/>
          <w:lang w:val="en-GB"/>
        </w:rPr>
        <w:t>Eligibility is determined on the basis of two criteria:</w:t>
      </w:r>
    </w:p>
    <w:p w14:paraId="505A7A70" w14:textId="431743FA" w:rsidR="00D76D51" w:rsidRPr="003A0EA0" w:rsidRDefault="00D76D51" w:rsidP="00D76D51">
      <w:pPr>
        <w:numPr>
          <w:ilvl w:val="0"/>
          <w:numId w:val="3"/>
        </w:numPr>
        <w:spacing w:before="40" w:after="40"/>
        <w:rPr>
          <w:rFonts w:ascii="Gadugi" w:hAnsi="Gadugi"/>
          <w:lang w:val="en-GB"/>
        </w:rPr>
      </w:pPr>
      <w:r w:rsidRPr="003A0EA0">
        <w:rPr>
          <w:rFonts w:ascii="Gadugi" w:hAnsi="Gadugi"/>
          <w:lang w:val="en-GB"/>
        </w:rPr>
        <w:t>Country eligibility: Universities, research institutions, NGOs, CSOs, Governmental bodies must be based in a country appearing on the current OECD Development Assistance Committee (DAC) List of Official Development Assistance Recipients. The applicable list is available at: oecd.org/dac/financing-sustainable-development/development-finance-standards/daclist.htm. WOCAT will apply the list in force at the time of the waiver application.</w:t>
      </w:r>
    </w:p>
    <w:p w14:paraId="3A17F055" w14:textId="77777777" w:rsidR="00D76D51" w:rsidRPr="003A0EA0" w:rsidRDefault="00D76D51" w:rsidP="00D76D51">
      <w:pPr>
        <w:numPr>
          <w:ilvl w:val="0"/>
          <w:numId w:val="3"/>
        </w:numPr>
        <w:spacing w:before="40" w:after="40"/>
        <w:rPr>
          <w:rFonts w:ascii="Gadugi" w:hAnsi="Gadugi"/>
          <w:lang w:val="en-GB"/>
        </w:rPr>
      </w:pPr>
      <w:r w:rsidRPr="003A0EA0">
        <w:rPr>
          <w:rFonts w:ascii="Gadugi" w:hAnsi="Gadugi"/>
          <w:lang w:val="en-GB"/>
        </w:rPr>
        <w:t>Objective and dissemination criteria: The intended use of the WOCAT Data and API must demonstrably serve a public interest objective related to Sustainable Land Management, soil conservation, or related environmental goals. Examples of qualifying objectives include:</w:t>
      </w:r>
    </w:p>
    <w:p w14:paraId="436BB7F5" w14:textId="77777777" w:rsidR="00D76D51" w:rsidRPr="003A0EA0" w:rsidRDefault="00D76D51" w:rsidP="00D76D51">
      <w:pPr>
        <w:numPr>
          <w:ilvl w:val="0"/>
          <w:numId w:val="4"/>
        </w:numPr>
        <w:spacing w:before="40" w:after="40"/>
        <w:rPr>
          <w:rFonts w:ascii="Gadugi" w:hAnsi="Gadugi"/>
          <w:lang w:val="en-GB"/>
        </w:rPr>
      </w:pPr>
      <w:r w:rsidRPr="003A0EA0">
        <w:rPr>
          <w:rFonts w:ascii="Gadugi" w:hAnsi="Gadugi"/>
          <w:lang w:val="en-GB"/>
        </w:rPr>
        <w:t>Providing national governments with access to locally relevant SLM best practices via a governmental platform or national land degradation database</w:t>
      </w:r>
    </w:p>
    <w:p w14:paraId="167D0BFF" w14:textId="77777777" w:rsidR="00D76D51" w:rsidRPr="003A0EA0" w:rsidRDefault="00D76D51" w:rsidP="00D76D51">
      <w:pPr>
        <w:numPr>
          <w:ilvl w:val="0"/>
          <w:numId w:val="4"/>
        </w:numPr>
        <w:spacing w:before="40" w:after="40"/>
        <w:rPr>
          <w:rFonts w:ascii="Gadugi" w:hAnsi="Gadugi"/>
          <w:lang w:val="en-GB"/>
        </w:rPr>
      </w:pPr>
      <w:r w:rsidRPr="003A0EA0">
        <w:rPr>
          <w:rFonts w:ascii="Gadugi" w:hAnsi="Gadugi"/>
          <w:lang w:val="en-GB"/>
        </w:rPr>
        <w:t>Supporting national reporting obligations under the United Nations Convention to Combat Desertification (UNCCD) or the Sustainable Development Goals (SDGs)</w:t>
      </w:r>
    </w:p>
    <w:p w14:paraId="5641EEE2" w14:textId="77777777" w:rsidR="00D76D51" w:rsidRPr="003A0EA0" w:rsidRDefault="00D76D51" w:rsidP="00D76D51">
      <w:pPr>
        <w:numPr>
          <w:ilvl w:val="0"/>
          <w:numId w:val="4"/>
        </w:numPr>
        <w:spacing w:before="40" w:after="40"/>
        <w:rPr>
          <w:rFonts w:ascii="Gadugi" w:hAnsi="Gadugi"/>
          <w:lang w:val="en-GB"/>
        </w:rPr>
      </w:pPr>
      <w:r w:rsidRPr="003A0EA0">
        <w:rPr>
          <w:rFonts w:ascii="Gadugi" w:hAnsi="Gadugi"/>
          <w:lang w:val="en-GB"/>
        </w:rPr>
        <w:t>Academic or applied research conducted by national universities or research institutes with results to be shared freely and publicly</w:t>
      </w:r>
    </w:p>
    <w:p w14:paraId="3A762540" w14:textId="77777777" w:rsidR="00D76D51" w:rsidRPr="003A0EA0" w:rsidRDefault="00D76D51" w:rsidP="00D76D51">
      <w:pPr>
        <w:numPr>
          <w:ilvl w:val="0"/>
          <w:numId w:val="4"/>
        </w:numPr>
        <w:spacing w:before="40" w:after="40"/>
        <w:rPr>
          <w:rFonts w:ascii="Gadugi" w:hAnsi="Gadugi"/>
          <w:lang w:val="en-GB"/>
        </w:rPr>
      </w:pPr>
      <w:r w:rsidRPr="003A0EA0">
        <w:rPr>
          <w:rFonts w:ascii="Gadugi" w:hAnsi="Gadugi"/>
          <w:lang w:val="en-GB"/>
        </w:rPr>
        <w:t>Extension services or capacity-building programmes reaching smallholder farmers or local land users</w:t>
      </w:r>
    </w:p>
    <w:p w14:paraId="617FD739" w14:textId="77777777" w:rsidR="00D76D51" w:rsidRPr="003A0EA0" w:rsidRDefault="00D76D51" w:rsidP="00D76D51">
      <w:pPr>
        <w:spacing w:before="40" w:after="40"/>
        <w:rPr>
          <w:rFonts w:ascii="Gadugi" w:hAnsi="Gadugi"/>
          <w:lang w:val="en-GB"/>
        </w:rPr>
      </w:pPr>
    </w:p>
    <w:p w14:paraId="1EA0A60B" w14:textId="0A3A5C97" w:rsidR="00F90E18" w:rsidRPr="003A0EA0" w:rsidRDefault="00D76D51" w:rsidP="00D76D51">
      <w:pPr>
        <w:spacing w:before="40" w:after="40"/>
        <w:rPr>
          <w:rFonts w:ascii="Gadugi" w:hAnsi="Gadugi"/>
          <w:lang w:val="en-GB"/>
        </w:rPr>
      </w:pPr>
      <w:r w:rsidRPr="003A0EA0">
        <w:rPr>
          <w:rFonts w:ascii="Gadugi" w:hAnsi="Gadugi"/>
          <w:lang w:val="en-GB"/>
        </w:rPr>
        <w:t xml:space="preserve">Waiver applications are subject to assessment by the WOCAT Secretariat and are not automatically granted. </w:t>
      </w:r>
      <w:commentRangeStart w:id="32"/>
      <w:r w:rsidR="00F90E18" w:rsidRPr="003A0EA0">
        <w:rPr>
          <w:rFonts w:ascii="Gadugi" w:hAnsi="Gadugi"/>
          <w:lang w:val="en-GB"/>
        </w:rPr>
        <w:t xml:space="preserve">Institutions based in developing countries, implementing donor-funded programmes and projects and requesting WOCAT API access to develop products as part of such donor-funded programmes and projects are excepted from </w:t>
      </w:r>
      <w:r w:rsidR="00D01C83" w:rsidRPr="003A0EA0">
        <w:rPr>
          <w:rFonts w:ascii="Gadugi" w:hAnsi="Gadugi"/>
          <w:lang w:val="en-GB"/>
        </w:rPr>
        <w:t>f</w:t>
      </w:r>
      <w:r w:rsidR="00F90E18" w:rsidRPr="003A0EA0">
        <w:rPr>
          <w:rFonts w:ascii="Gadugi" w:hAnsi="Gadugi"/>
          <w:lang w:val="en-GB"/>
        </w:rPr>
        <w:t xml:space="preserve">ee </w:t>
      </w:r>
      <w:r w:rsidR="00D01C83" w:rsidRPr="003A0EA0">
        <w:rPr>
          <w:rFonts w:ascii="Gadugi" w:hAnsi="Gadugi"/>
          <w:lang w:val="en-GB"/>
        </w:rPr>
        <w:t>w</w:t>
      </w:r>
      <w:r w:rsidR="00F90E18" w:rsidRPr="003A0EA0">
        <w:rPr>
          <w:rFonts w:ascii="Gadugi" w:hAnsi="Gadugi"/>
          <w:lang w:val="en-GB"/>
        </w:rPr>
        <w:t xml:space="preserve">aivers. </w:t>
      </w:r>
      <w:commentRangeEnd w:id="32"/>
      <w:r w:rsidR="001424B5" w:rsidRPr="003A0EA0">
        <w:rPr>
          <w:rStyle w:val="CommentReference"/>
          <w:rFonts w:ascii="Gadugi" w:hAnsi="Gadugi"/>
          <w:sz w:val="22"/>
          <w:szCs w:val="22"/>
          <w:lang w:val="en-GB"/>
        </w:rPr>
        <w:commentReference w:id="32"/>
      </w:r>
    </w:p>
    <w:p w14:paraId="256471C2" w14:textId="77777777" w:rsidR="00F90E18" w:rsidRDefault="00F90E18" w:rsidP="00D76D51">
      <w:pPr>
        <w:spacing w:before="40" w:after="40"/>
        <w:rPr>
          <w:rFonts w:ascii="Gadugi" w:hAnsi="Gadugi"/>
          <w:lang w:val="en-GB"/>
        </w:rPr>
      </w:pPr>
    </w:p>
    <w:p w14:paraId="007090C9" w14:textId="26903B22" w:rsidR="00D76D51" w:rsidRPr="00B56817" w:rsidRDefault="00D76D51" w:rsidP="00D76D51">
      <w:pPr>
        <w:spacing w:before="40" w:after="40"/>
        <w:rPr>
          <w:rFonts w:ascii="Gadugi" w:hAnsi="Gadugi"/>
          <w:lang w:val="en-GB"/>
        </w:rPr>
      </w:pPr>
      <w:r w:rsidRPr="00B56817">
        <w:rPr>
          <w:rFonts w:ascii="Gadugi" w:hAnsi="Gadugi"/>
          <w:lang w:val="en-GB"/>
        </w:rPr>
        <w:t>Waivers are valid for a maximum of two years and are subject to renewal upon demonstration of continued eligibility and compliance with the stated objectives. WOCAT reserves the right to withdraw a waiver if the actual use of the API diverges materially from the stated objectives.</w:t>
      </w:r>
    </w:p>
    <w:p w14:paraId="796F11C8" w14:textId="77777777" w:rsidR="00D76D51" w:rsidRPr="00B56817" w:rsidRDefault="00D76D51" w:rsidP="00D76D51">
      <w:pPr>
        <w:spacing w:before="40" w:after="40"/>
        <w:rPr>
          <w:rFonts w:ascii="Gadugi" w:hAnsi="Gadugi"/>
          <w:lang w:val="en-GB"/>
        </w:rPr>
      </w:pPr>
    </w:p>
    <w:p w14:paraId="350A30A7" w14:textId="5F65B37E" w:rsidR="00D76D51" w:rsidRPr="00B56817" w:rsidRDefault="00D76D51" w:rsidP="00D76D51">
      <w:pPr>
        <w:spacing w:before="40" w:after="40"/>
        <w:rPr>
          <w:rFonts w:ascii="Gadugi" w:hAnsi="Gadugi"/>
          <w:lang w:val="en-GB"/>
        </w:rPr>
      </w:pPr>
      <w:r w:rsidRPr="00B56817">
        <w:rPr>
          <w:rFonts w:ascii="Gadugi" w:hAnsi="Gadugi"/>
          <w:lang w:val="en-GB"/>
        </w:rPr>
        <w:t>To apply, institutions must submit the following to wocat</w:t>
      </w:r>
      <w:r w:rsidR="00AD11B4">
        <w:rPr>
          <w:rFonts w:ascii="Gadugi" w:hAnsi="Gadugi"/>
          <w:lang w:val="en-GB"/>
        </w:rPr>
        <w:t>.cde</w:t>
      </w:r>
      <w:r w:rsidRPr="00B56817">
        <w:rPr>
          <w:rFonts w:ascii="Gadugi" w:hAnsi="Gadugi"/>
          <w:lang w:val="en-GB"/>
        </w:rPr>
        <w:t>@</w:t>
      </w:r>
      <w:del w:id="33" w:author="Uyttendaele, Sofia" w:date="2026-09-25T09:45:00Z" w16du:dateUtc="2026-09-25T07:45:00Z">
        <w:r w:rsidR="00AD11B4" w:rsidRPr="00B56817" w:rsidDel="00282BD4">
          <w:rPr>
            <w:rFonts w:ascii="Gadugi" w:hAnsi="Gadugi"/>
            <w:lang w:val="en-GB"/>
          </w:rPr>
          <w:delText xml:space="preserve"> </w:delText>
        </w:r>
      </w:del>
      <w:r w:rsidRPr="00B56817">
        <w:rPr>
          <w:rFonts w:ascii="Gadugi" w:hAnsi="Gadugi"/>
          <w:lang w:val="en-GB"/>
        </w:rPr>
        <w:t>unibe.ch with the subject line "API Fee Waiver Application – Developing Country":</w:t>
      </w:r>
    </w:p>
    <w:p w14:paraId="62F93395" w14:textId="77777777" w:rsidR="00D76D51" w:rsidRPr="00B56817" w:rsidRDefault="00D76D51" w:rsidP="00D76D51">
      <w:pPr>
        <w:numPr>
          <w:ilvl w:val="0"/>
          <w:numId w:val="3"/>
        </w:numPr>
        <w:spacing w:before="40" w:after="40"/>
        <w:rPr>
          <w:rFonts w:ascii="Gadugi" w:hAnsi="Gadugi"/>
          <w:lang w:val="en-GB"/>
        </w:rPr>
      </w:pPr>
      <w:r w:rsidRPr="00B56817">
        <w:rPr>
          <w:rFonts w:ascii="Gadugi" w:hAnsi="Gadugi"/>
          <w:lang w:val="en-GB"/>
        </w:rPr>
        <w:t>Name and country of the institution</w:t>
      </w:r>
    </w:p>
    <w:p w14:paraId="0D3CCED2" w14:textId="77777777" w:rsidR="00D76D51" w:rsidRPr="00B56817" w:rsidRDefault="00D76D51" w:rsidP="00D76D51">
      <w:pPr>
        <w:numPr>
          <w:ilvl w:val="0"/>
          <w:numId w:val="3"/>
        </w:numPr>
        <w:spacing w:before="40" w:after="40"/>
        <w:rPr>
          <w:rFonts w:ascii="Gadugi" w:hAnsi="Gadugi"/>
          <w:lang w:val="en-GB"/>
        </w:rPr>
      </w:pPr>
      <w:r w:rsidRPr="00B56817">
        <w:rPr>
          <w:rFonts w:ascii="Gadugi" w:hAnsi="Gadugi"/>
          <w:lang w:val="en-GB"/>
        </w:rPr>
        <w:lastRenderedPageBreak/>
        <w:t>Confirmation of eligibility under the current OECD DAC List</w:t>
      </w:r>
    </w:p>
    <w:p w14:paraId="70D71325" w14:textId="77777777" w:rsidR="00D76D51" w:rsidRPr="00B56817" w:rsidRDefault="00D76D51" w:rsidP="00D76D51">
      <w:pPr>
        <w:numPr>
          <w:ilvl w:val="0"/>
          <w:numId w:val="3"/>
        </w:numPr>
        <w:spacing w:before="40" w:after="40"/>
        <w:rPr>
          <w:rFonts w:ascii="Gadugi" w:hAnsi="Gadugi"/>
          <w:lang w:val="en-GB"/>
        </w:rPr>
      </w:pPr>
      <w:r w:rsidRPr="00B56817">
        <w:rPr>
          <w:rFonts w:ascii="Gadugi" w:hAnsi="Gadugi"/>
          <w:lang w:val="en-GB"/>
        </w:rPr>
        <w:t>A brief description (maximum one page) of the intended use of the WOCAT API and how results or outputs will be disseminated</w:t>
      </w:r>
    </w:p>
    <w:p w14:paraId="06066FE0" w14:textId="77777777" w:rsidR="00D76D51" w:rsidRPr="00B56817" w:rsidRDefault="00D76D51" w:rsidP="00D76D51">
      <w:pPr>
        <w:numPr>
          <w:ilvl w:val="0"/>
          <w:numId w:val="3"/>
        </w:numPr>
        <w:spacing w:before="40" w:after="40"/>
        <w:rPr>
          <w:rFonts w:ascii="Gadugi" w:hAnsi="Gadugi"/>
          <w:lang w:val="en-GB"/>
        </w:rPr>
      </w:pPr>
      <w:r w:rsidRPr="00B56817">
        <w:rPr>
          <w:rFonts w:ascii="Gadugi" w:hAnsi="Gadugi"/>
          <w:lang w:val="en-GB"/>
        </w:rPr>
        <w:t>Contact details of the responsible person within the institution</w:t>
      </w:r>
    </w:p>
    <w:p w14:paraId="7F9DD3BE" w14:textId="77777777" w:rsidR="004D095A" w:rsidRPr="00B56817" w:rsidRDefault="004D095A">
      <w:pPr>
        <w:spacing w:before="200"/>
        <w:rPr>
          <w:rFonts w:ascii="Gadugi" w:hAnsi="Gadugi"/>
          <w:lang w:val="en-GB"/>
        </w:rPr>
      </w:pPr>
    </w:p>
    <w:p w14:paraId="64D12133" w14:textId="163CF41D" w:rsidR="004D095A" w:rsidRPr="00B56817" w:rsidRDefault="004D36B5">
      <w:pPr>
        <w:pStyle w:val="Heading1"/>
        <w:pBdr>
          <w:bottom w:val="single" w:sz="6" w:space="4" w:color="1B4F72"/>
        </w:pBdr>
        <w:rPr>
          <w:rFonts w:ascii="Gadugi" w:hAnsi="Gadugi"/>
          <w:color w:val="E97132" w:themeColor="accent2"/>
          <w:lang w:val="en-GB"/>
        </w:rPr>
      </w:pPr>
      <w:r w:rsidRPr="00B56817">
        <w:rPr>
          <w:rFonts w:ascii="Gadugi" w:hAnsi="Gadugi"/>
          <w:color w:val="E97132" w:themeColor="accent2"/>
          <w:lang w:val="en-GB"/>
        </w:rPr>
        <w:t xml:space="preserve">ARTICLE </w:t>
      </w:r>
      <w:r w:rsidR="00AD11B4">
        <w:rPr>
          <w:rFonts w:ascii="Gadugi" w:hAnsi="Gadugi"/>
          <w:color w:val="E97132" w:themeColor="accent2"/>
          <w:lang w:val="en-GB"/>
        </w:rPr>
        <w:t>5</w:t>
      </w:r>
      <w:r w:rsidRPr="00B56817">
        <w:rPr>
          <w:rFonts w:ascii="Gadugi" w:hAnsi="Gadugi"/>
          <w:color w:val="E97132" w:themeColor="accent2"/>
          <w:lang w:val="en-GB"/>
        </w:rPr>
        <w:t xml:space="preserve"> – </w:t>
      </w:r>
      <w:commentRangeStart w:id="34"/>
      <w:r w:rsidR="00DA7376" w:rsidRPr="00B56817">
        <w:rPr>
          <w:rFonts w:ascii="Gadugi" w:hAnsi="Gadugi"/>
          <w:color w:val="E97132" w:themeColor="accent2"/>
          <w:lang w:val="en-GB"/>
        </w:rPr>
        <w:t>RESTRICTIONS</w:t>
      </w:r>
      <w:commentRangeEnd w:id="34"/>
      <w:r w:rsidR="001424B5" w:rsidRPr="00B56817">
        <w:rPr>
          <w:rStyle w:val="CommentReference"/>
          <w:rFonts w:ascii="Gadugi" w:hAnsi="Gadugi"/>
          <w:color w:val="E97132" w:themeColor="accent2"/>
          <w:sz w:val="28"/>
          <w:szCs w:val="28"/>
          <w:lang w:val="en-GB"/>
        </w:rPr>
        <w:commentReference w:id="34"/>
      </w:r>
    </w:p>
    <w:p w14:paraId="45F38110" w14:textId="77777777" w:rsidR="004D095A" w:rsidRPr="00B56817" w:rsidRDefault="004D36B5">
      <w:pPr>
        <w:spacing w:before="80" w:after="80"/>
        <w:rPr>
          <w:rFonts w:ascii="Gadugi" w:hAnsi="Gadugi"/>
          <w:lang w:val="en-GB"/>
        </w:rPr>
      </w:pPr>
      <w:r w:rsidRPr="00B56817">
        <w:rPr>
          <w:rFonts w:ascii="Gadugi" w:hAnsi="Gadugi"/>
          <w:lang w:val="en-GB"/>
        </w:rPr>
        <w:t>The following uses of the WOCAT API and WOCAT Data are strictly prohibited:</w:t>
      </w:r>
    </w:p>
    <w:p w14:paraId="29AB0CFE" w14:textId="6230102F"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Using WOCAT Data for commercial purposes without a separate written Commercial Data Licensing Agreement.</w:t>
      </w:r>
    </w:p>
    <w:p w14:paraId="221E3F5F"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Reselling, sublicensing, or redistributing WOCAT Data in its raw form to third parties, whether free or for payment.</w:t>
      </w:r>
    </w:p>
    <w:p w14:paraId="7D71E3D8"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Removing, altering, or obscuring attribution notices, license statements, or metadata associated with WOCAT Data.</w:t>
      </w:r>
    </w:p>
    <w:p w14:paraId="153EC87D" w14:textId="342B046A"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Sharing API credentials or access keys with third parties.</w:t>
      </w:r>
    </w:p>
    <w:p w14:paraId="249E0FFF"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Using automated scraping, crawling, or bulk download techniques to circumvent rate limits.</w:t>
      </w:r>
    </w:p>
    <w:p w14:paraId="5ED86008"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Uploading, introducing, or propagating malware, viruses, or malicious code through the API.</w:t>
      </w:r>
    </w:p>
    <w:p w14:paraId="2DE90E2A"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Using WOCAT Data or the API in any manner that violates applicable laws, regulations, or ethical standards, including data protection laws.</w:t>
      </w:r>
    </w:p>
    <w:p w14:paraId="60D13361"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Creating derivative datasets that misrepresent the origin, accuracy, or currency of WOCAT Data.</w:t>
      </w:r>
    </w:p>
    <w:p w14:paraId="54ACED13" w14:textId="77777777" w:rsidR="004D095A" w:rsidRPr="00B56817" w:rsidRDefault="004D095A">
      <w:pPr>
        <w:spacing w:before="200"/>
        <w:rPr>
          <w:rFonts w:ascii="Gadugi" w:hAnsi="Gadugi"/>
          <w:lang w:val="en-GB"/>
        </w:rPr>
      </w:pPr>
    </w:p>
    <w:p w14:paraId="7AD25915" w14:textId="77777777" w:rsidR="004D095A" w:rsidRPr="00B56817" w:rsidRDefault="004D095A">
      <w:pPr>
        <w:spacing w:before="200"/>
        <w:rPr>
          <w:rFonts w:ascii="Gadugi" w:hAnsi="Gadugi"/>
          <w:lang w:val="en-GB"/>
        </w:rPr>
      </w:pPr>
    </w:p>
    <w:p w14:paraId="72B0804C" w14:textId="7A0BF480" w:rsidR="004D095A" w:rsidRPr="00B56817" w:rsidRDefault="004D36B5">
      <w:pPr>
        <w:pStyle w:val="Heading1"/>
        <w:pBdr>
          <w:bottom w:val="single" w:sz="6" w:space="4" w:color="1B4F72"/>
        </w:pBdr>
        <w:rPr>
          <w:rFonts w:ascii="Gadugi" w:hAnsi="Gadugi"/>
          <w:color w:val="E97132" w:themeColor="accent2"/>
          <w:lang w:val="en-GB"/>
        </w:rPr>
      </w:pPr>
      <w:r w:rsidRPr="00B56817">
        <w:rPr>
          <w:rFonts w:ascii="Gadugi" w:hAnsi="Gadugi"/>
          <w:color w:val="E97132" w:themeColor="accent2"/>
          <w:lang w:val="en-GB"/>
        </w:rPr>
        <w:t xml:space="preserve">ARTICLE </w:t>
      </w:r>
      <w:r w:rsidR="00AD11B4">
        <w:rPr>
          <w:rFonts w:ascii="Gadugi" w:hAnsi="Gadugi"/>
          <w:color w:val="E97132" w:themeColor="accent2"/>
          <w:lang w:val="en-GB"/>
        </w:rPr>
        <w:t>6</w:t>
      </w:r>
      <w:r w:rsidR="00DE5763" w:rsidRPr="00B56817">
        <w:rPr>
          <w:rFonts w:ascii="Gadugi" w:hAnsi="Gadugi"/>
          <w:color w:val="E97132" w:themeColor="accent2"/>
          <w:lang w:val="en-GB"/>
        </w:rPr>
        <w:t xml:space="preserve"> </w:t>
      </w:r>
      <w:r w:rsidRPr="00B56817">
        <w:rPr>
          <w:rFonts w:ascii="Gadugi" w:hAnsi="Gadugi"/>
          <w:color w:val="E97132" w:themeColor="accent2"/>
          <w:lang w:val="en-GB"/>
        </w:rPr>
        <w:t>– DATA QUALITY AND DISCLAIMER</w:t>
      </w:r>
    </w:p>
    <w:p w14:paraId="7836E59B" w14:textId="47144AC7" w:rsidR="004D095A" w:rsidRPr="00B56817" w:rsidRDefault="004D36B5">
      <w:pPr>
        <w:spacing w:before="80" w:after="80"/>
        <w:rPr>
          <w:rFonts w:ascii="Gadugi" w:hAnsi="Gadugi"/>
          <w:lang w:val="en-GB"/>
        </w:rPr>
      </w:pPr>
      <w:r w:rsidRPr="00B56817">
        <w:rPr>
          <w:rFonts w:ascii="Gadugi" w:hAnsi="Gadugi"/>
          <w:lang w:val="en-GB"/>
        </w:rPr>
        <w:t xml:space="preserve">WOCAT strives to maintain data quality, accuracy, and </w:t>
      </w:r>
      <w:r w:rsidR="00823F4D" w:rsidRPr="00B56817">
        <w:rPr>
          <w:rFonts w:ascii="Gadugi" w:hAnsi="Gadugi"/>
          <w:lang w:val="en-GB"/>
        </w:rPr>
        <w:t>timeliness</w:t>
      </w:r>
      <w:r w:rsidRPr="00B56817">
        <w:rPr>
          <w:rFonts w:ascii="Gadugi" w:hAnsi="Gadugi"/>
          <w:lang w:val="en-GB"/>
        </w:rPr>
        <w:t>. However:</w:t>
      </w:r>
    </w:p>
    <w:p w14:paraId="6D137134"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WOCAT Data is provided "as is" and "as available" without warranties of any kind, express or implied, including warranties of merchantability, fitness for a particular purpose, or non-infringement.</w:t>
      </w:r>
    </w:p>
    <w:p w14:paraId="1DEAC883" w14:textId="22847A12" w:rsidR="004D095A" w:rsidRPr="00B56817" w:rsidRDefault="00017118">
      <w:pPr>
        <w:pStyle w:val="ListParagraph"/>
        <w:numPr>
          <w:ilvl w:val="0"/>
          <w:numId w:val="2"/>
        </w:numPr>
        <w:spacing w:before="40" w:after="40"/>
        <w:rPr>
          <w:rFonts w:ascii="Gadugi" w:hAnsi="Gadugi"/>
          <w:lang w:val="en-GB"/>
        </w:rPr>
      </w:pPr>
      <w:r w:rsidRPr="00B56817">
        <w:rPr>
          <w:rFonts w:ascii="Gadugi" w:hAnsi="Gadugi"/>
          <w:lang w:val="en-GB"/>
        </w:rPr>
        <w:t xml:space="preserve">UniBern </w:t>
      </w:r>
      <w:r w:rsidR="004D36B5" w:rsidRPr="00B56817">
        <w:rPr>
          <w:rFonts w:ascii="Gadugi" w:hAnsi="Gadugi"/>
          <w:lang w:val="en-GB"/>
        </w:rPr>
        <w:t>does not guarantee the completeness, accuracy, timeliness, or reliability of the data. Data reflects contributions from a global network of practitioners and institutions and may contain errors or omissions.</w:t>
      </w:r>
    </w:p>
    <w:p w14:paraId="531AFD5D" w14:textId="158C0310" w:rsidR="004D095A" w:rsidRPr="00B56817" w:rsidRDefault="00017118">
      <w:pPr>
        <w:pStyle w:val="ListParagraph"/>
        <w:numPr>
          <w:ilvl w:val="0"/>
          <w:numId w:val="2"/>
        </w:numPr>
        <w:spacing w:before="40" w:after="40"/>
        <w:rPr>
          <w:rFonts w:ascii="Gadugi" w:hAnsi="Gadugi"/>
          <w:lang w:val="en-GB"/>
        </w:rPr>
      </w:pPr>
      <w:r w:rsidRPr="00B56817">
        <w:rPr>
          <w:rFonts w:ascii="Gadugi" w:hAnsi="Gadugi"/>
          <w:lang w:val="en-GB"/>
        </w:rPr>
        <w:t>UniBern</w:t>
      </w:r>
      <w:r w:rsidRPr="00B56817" w:rsidDel="00DA7376">
        <w:rPr>
          <w:rFonts w:ascii="Gadugi" w:hAnsi="Gadugi"/>
          <w:lang w:val="en-GB"/>
        </w:rPr>
        <w:t xml:space="preserve"> </w:t>
      </w:r>
      <w:r w:rsidR="004D36B5" w:rsidRPr="00B56817">
        <w:rPr>
          <w:rFonts w:ascii="Gadugi" w:hAnsi="Gadugi"/>
          <w:lang w:val="en-GB"/>
        </w:rPr>
        <w:t>shall not be liable for any direct, indirect, incidental, special, consequential, or exemplary damages arising from the use of or inability to use the WOCAT API or WOCAT Data.</w:t>
      </w:r>
    </w:p>
    <w:p w14:paraId="4D76C654" w14:textId="184D14F6"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 xml:space="preserve">The Licensee </w:t>
      </w:r>
      <w:r w:rsidR="00DA7376" w:rsidRPr="00B56817">
        <w:rPr>
          <w:rFonts w:ascii="Gadugi" w:hAnsi="Gadugi"/>
          <w:lang w:val="en-GB"/>
        </w:rPr>
        <w:t>shall be</w:t>
      </w:r>
      <w:r w:rsidRPr="00B56817">
        <w:rPr>
          <w:rFonts w:ascii="Gadugi" w:hAnsi="Gadugi"/>
          <w:lang w:val="en-GB"/>
        </w:rPr>
        <w:t xml:space="preserve"> </w:t>
      </w:r>
      <w:r w:rsidR="00DA7376" w:rsidRPr="00B56817">
        <w:rPr>
          <w:rFonts w:ascii="Gadugi" w:hAnsi="Gadugi"/>
          <w:lang w:val="en-GB"/>
        </w:rPr>
        <w:t xml:space="preserve">solely </w:t>
      </w:r>
      <w:r w:rsidRPr="00B56817">
        <w:rPr>
          <w:rFonts w:ascii="Gadugi" w:hAnsi="Gadugi"/>
          <w:lang w:val="en-GB"/>
        </w:rPr>
        <w:t>responsible for</w:t>
      </w:r>
      <w:r w:rsidR="00DA7376" w:rsidRPr="00B56817">
        <w:rPr>
          <w:rFonts w:ascii="Gadugi" w:hAnsi="Gadugi"/>
          <w:lang w:val="en-GB"/>
        </w:rPr>
        <w:t xml:space="preserve"> its uses of the WOCAT </w:t>
      </w:r>
      <w:r w:rsidR="007C0FD3" w:rsidRPr="00B56817">
        <w:rPr>
          <w:rFonts w:ascii="Gadugi" w:hAnsi="Gadugi"/>
          <w:lang w:val="en-GB"/>
        </w:rPr>
        <w:t xml:space="preserve">API and the WOCAT </w:t>
      </w:r>
      <w:r w:rsidR="00DA7376" w:rsidRPr="00B56817">
        <w:rPr>
          <w:rFonts w:ascii="Gadugi" w:hAnsi="Gadugi"/>
          <w:lang w:val="en-GB"/>
        </w:rPr>
        <w:t>D</w:t>
      </w:r>
      <w:r w:rsidRPr="00B56817">
        <w:rPr>
          <w:rFonts w:ascii="Gadugi" w:hAnsi="Gadugi"/>
          <w:lang w:val="en-GB"/>
        </w:rPr>
        <w:t>ata</w:t>
      </w:r>
      <w:r w:rsidR="00017118" w:rsidRPr="00B56817">
        <w:rPr>
          <w:rFonts w:ascii="Gadugi" w:hAnsi="Gadugi"/>
          <w:lang w:val="en-GB"/>
        </w:rPr>
        <w:t xml:space="preserve">. The Licensee </w:t>
      </w:r>
      <w:r w:rsidR="00DA7376" w:rsidRPr="00B56817">
        <w:rPr>
          <w:rFonts w:ascii="Gadugi" w:hAnsi="Gadugi"/>
          <w:lang w:val="en-GB"/>
        </w:rPr>
        <w:t xml:space="preserve">shall indemnify and hold harmless </w:t>
      </w:r>
      <w:r w:rsidR="00017118" w:rsidRPr="00B56817">
        <w:rPr>
          <w:rFonts w:ascii="Gadugi" w:hAnsi="Gadugi"/>
          <w:lang w:val="en-GB"/>
        </w:rPr>
        <w:t xml:space="preserve">UniBern </w:t>
      </w:r>
      <w:r w:rsidR="00DA7376" w:rsidRPr="00B56817">
        <w:rPr>
          <w:rFonts w:ascii="Gadugi" w:hAnsi="Gadugi"/>
          <w:lang w:val="en-GB"/>
        </w:rPr>
        <w:t>in this respect</w:t>
      </w:r>
      <w:r w:rsidRPr="00B56817">
        <w:rPr>
          <w:rFonts w:ascii="Gadugi" w:hAnsi="Gadugi"/>
          <w:lang w:val="en-GB"/>
        </w:rPr>
        <w:t>.</w:t>
      </w:r>
    </w:p>
    <w:p w14:paraId="60A373C8" w14:textId="77777777" w:rsidR="004D095A" w:rsidRPr="00B56817" w:rsidRDefault="004D095A">
      <w:pPr>
        <w:spacing w:before="200"/>
        <w:rPr>
          <w:rFonts w:ascii="Gadugi" w:hAnsi="Gadugi"/>
          <w:lang w:val="en-GB"/>
        </w:rPr>
      </w:pPr>
    </w:p>
    <w:p w14:paraId="799DB5BD" w14:textId="6DE5A423" w:rsidR="004D095A" w:rsidRPr="00B56817" w:rsidRDefault="004D36B5" w:rsidP="4AC22CAA">
      <w:pPr>
        <w:pStyle w:val="Heading1"/>
        <w:pBdr>
          <w:bottom w:val="single" w:sz="6" w:space="4" w:color="1B4F72"/>
        </w:pBdr>
        <w:rPr>
          <w:rFonts w:ascii="Gadugi" w:hAnsi="Gadugi"/>
          <w:color w:val="E97132" w:themeColor="accent2"/>
          <w:lang w:val="en-GB"/>
        </w:rPr>
      </w:pPr>
      <w:r w:rsidRPr="00B56817">
        <w:rPr>
          <w:rFonts w:ascii="Gadugi" w:hAnsi="Gadugi"/>
          <w:color w:val="E97132" w:themeColor="accent2"/>
          <w:lang w:val="en-GB"/>
        </w:rPr>
        <w:lastRenderedPageBreak/>
        <w:t xml:space="preserve">ARTICLE </w:t>
      </w:r>
      <w:r w:rsidR="00AD11B4">
        <w:rPr>
          <w:rFonts w:ascii="Gadugi" w:hAnsi="Gadugi"/>
          <w:color w:val="E97132" w:themeColor="accent2"/>
          <w:lang w:val="en-GB"/>
        </w:rPr>
        <w:t>7</w:t>
      </w:r>
      <w:r w:rsidR="00DE5763" w:rsidRPr="00B56817">
        <w:rPr>
          <w:rFonts w:ascii="Gadugi" w:hAnsi="Gadugi"/>
          <w:color w:val="E97132" w:themeColor="accent2"/>
          <w:lang w:val="en-GB"/>
        </w:rPr>
        <w:t xml:space="preserve"> </w:t>
      </w:r>
      <w:r w:rsidRPr="00B56817">
        <w:rPr>
          <w:rFonts w:ascii="Gadugi" w:hAnsi="Gadugi"/>
          <w:color w:val="E97132" w:themeColor="accent2"/>
          <w:lang w:val="en-GB"/>
        </w:rPr>
        <w:t>– PRIVACY AND DATA PROTECTION</w:t>
      </w:r>
    </w:p>
    <w:p w14:paraId="32521E0E" w14:textId="55688EAE" w:rsidR="004D095A" w:rsidRPr="00B56817" w:rsidRDefault="004D36B5">
      <w:pPr>
        <w:spacing w:before="80" w:after="80"/>
        <w:rPr>
          <w:rFonts w:ascii="Gadugi" w:hAnsi="Gadugi"/>
          <w:lang w:val="en-GB"/>
        </w:rPr>
      </w:pPr>
      <w:r w:rsidRPr="00B56817">
        <w:rPr>
          <w:rFonts w:ascii="Gadugi" w:hAnsi="Gadugi"/>
          <w:lang w:val="en-GB"/>
        </w:rPr>
        <w:t xml:space="preserve">WOCAT processes personal data in connection with API access registration and usage monitoring in accordance with applicable Swiss data protection law (nDSG) and, where </w:t>
      </w:r>
      <w:r w:rsidR="007C0FD3" w:rsidRPr="00B56817">
        <w:rPr>
          <w:rFonts w:ascii="Gadugi" w:hAnsi="Gadugi"/>
          <w:lang w:val="en-GB"/>
        </w:rPr>
        <w:t>applicable</w:t>
      </w:r>
      <w:r w:rsidRPr="00B56817">
        <w:rPr>
          <w:rFonts w:ascii="Gadugi" w:hAnsi="Gadugi"/>
          <w:lang w:val="en-GB"/>
        </w:rPr>
        <w:t>, the EU General Data Protection Regulation (GDPR). The WOCAT Privacy Notice, available at wocat.net/privacy, details the categories of data processed, legal bases, retention periods, and Licensee rights. By accepting this Agreement, the Licensee acknowledges having read the WOCAT Privacy Notice.</w:t>
      </w:r>
    </w:p>
    <w:p w14:paraId="1357C572" w14:textId="77777777" w:rsidR="004D095A" w:rsidRPr="00B56817" w:rsidRDefault="004D095A">
      <w:pPr>
        <w:spacing w:before="200"/>
        <w:rPr>
          <w:rFonts w:ascii="Gadugi" w:hAnsi="Gadugi"/>
          <w:lang w:val="en-GB"/>
        </w:rPr>
      </w:pPr>
    </w:p>
    <w:p w14:paraId="293E6F65" w14:textId="53470BA2" w:rsidR="004D095A" w:rsidRPr="00B56817" w:rsidRDefault="004D36B5">
      <w:pPr>
        <w:pStyle w:val="Heading1"/>
        <w:pBdr>
          <w:bottom w:val="single" w:sz="6" w:space="4" w:color="1B4F72"/>
        </w:pBdr>
        <w:rPr>
          <w:rFonts w:ascii="Gadugi" w:hAnsi="Gadugi"/>
          <w:color w:val="E97132" w:themeColor="accent2"/>
          <w:lang w:val="en-GB"/>
        </w:rPr>
      </w:pPr>
      <w:r w:rsidRPr="00B56817">
        <w:rPr>
          <w:rFonts w:ascii="Gadugi" w:hAnsi="Gadugi"/>
          <w:color w:val="E97132" w:themeColor="accent2"/>
          <w:lang w:val="en-GB"/>
        </w:rPr>
        <w:t xml:space="preserve">ARTICLE </w:t>
      </w:r>
      <w:r w:rsidR="00AD11B4">
        <w:rPr>
          <w:rFonts w:ascii="Gadugi" w:hAnsi="Gadugi"/>
          <w:color w:val="E97132" w:themeColor="accent2"/>
          <w:lang w:val="en-GB"/>
        </w:rPr>
        <w:t>8</w:t>
      </w:r>
      <w:r w:rsidR="00DE5763" w:rsidRPr="00B56817">
        <w:rPr>
          <w:rFonts w:ascii="Gadugi" w:hAnsi="Gadugi"/>
          <w:color w:val="E97132" w:themeColor="accent2"/>
          <w:lang w:val="en-GB"/>
        </w:rPr>
        <w:t xml:space="preserve"> </w:t>
      </w:r>
      <w:r w:rsidRPr="00B56817">
        <w:rPr>
          <w:rFonts w:ascii="Gadugi" w:hAnsi="Gadugi"/>
          <w:color w:val="E97132" w:themeColor="accent2"/>
          <w:lang w:val="en-GB"/>
        </w:rPr>
        <w:t>– TERM AND TERMINATION</w:t>
      </w:r>
    </w:p>
    <w:p w14:paraId="5B444C62" w14:textId="090D8FA7" w:rsidR="004D095A" w:rsidRPr="00B56817" w:rsidRDefault="00AD11B4">
      <w:pPr>
        <w:pStyle w:val="Heading2"/>
        <w:rPr>
          <w:rFonts w:ascii="Gadugi" w:hAnsi="Gadugi"/>
          <w:color w:val="80340D" w:themeColor="accent2" w:themeShade="80"/>
          <w:lang w:val="en-GB"/>
        </w:rPr>
      </w:pPr>
      <w:r>
        <w:rPr>
          <w:rFonts w:ascii="Gadugi" w:hAnsi="Gadugi"/>
          <w:color w:val="80340D" w:themeColor="accent2" w:themeShade="80"/>
          <w:lang w:val="en-GB"/>
        </w:rPr>
        <w:t>8</w:t>
      </w:r>
      <w:r w:rsidR="004D36B5" w:rsidRPr="00B56817">
        <w:rPr>
          <w:rFonts w:ascii="Gadugi" w:hAnsi="Gadugi"/>
          <w:color w:val="80340D" w:themeColor="accent2" w:themeShade="80"/>
          <w:lang w:val="en-GB"/>
        </w:rPr>
        <w:t>.1  Term</w:t>
      </w:r>
    </w:p>
    <w:p w14:paraId="66332B82" w14:textId="75F3CEC5" w:rsidR="004D095A" w:rsidRPr="00B56817" w:rsidRDefault="004D36B5">
      <w:pPr>
        <w:spacing w:before="80" w:after="80"/>
        <w:rPr>
          <w:rFonts w:ascii="Gadugi" w:hAnsi="Gadugi"/>
          <w:lang w:val="en-GB"/>
        </w:rPr>
      </w:pPr>
      <w:r w:rsidRPr="00B56817">
        <w:rPr>
          <w:rFonts w:ascii="Gadugi" w:hAnsi="Gadugi"/>
          <w:lang w:val="en-GB"/>
        </w:rPr>
        <w:t>This Agreement commences on the date of registration</w:t>
      </w:r>
      <w:r w:rsidR="007C0FD3" w:rsidRPr="00B56817">
        <w:rPr>
          <w:rFonts w:ascii="Gadugi" w:hAnsi="Gadugi"/>
          <w:lang w:val="en-GB"/>
        </w:rPr>
        <w:t xml:space="preserve"> of the Licensee</w:t>
      </w:r>
      <w:r w:rsidRPr="00B56817">
        <w:rPr>
          <w:rFonts w:ascii="Gadugi" w:hAnsi="Gadugi"/>
          <w:lang w:val="en-GB"/>
        </w:rPr>
        <w:t xml:space="preserve"> and remains in force until terminated by either party in accordance with this Article.</w:t>
      </w:r>
    </w:p>
    <w:p w14:paraId="5419073F" w14:textId="609E15FB" w:rsidR="004D095A" w:rsidRPr="00B56817" w:rsidRDefault="00AD11B4">
      <w:pPr>
        <w:pStyle w:val="Heading2"/>
        <w:rPr>
          <w:rFonts w:ascii="Gadugi" w:hAnsi="Gadugi"/>
          <w:color w:val="80340D" w:themeColor="accent2" w:themeShade="80"/>
          <w:lang w:val="en-GB"/>
        </w:rPr>
      </w:pPr>
      <w:r>
        <w:rPr>
          <w:rFonts w:ascii="Gadugi" w:hAnsi="Gadugi"/>
          <w:color w:val="80340D" w:themeColor="accent2" w:themeShade="80"/>
          <w:lang w:val="en-GB"/>
        </w:rPr>
        <w:t>8</w:t>
      </w:r>
      <w:r w:rsidR="004D36B5" w:rsidRPr="00B56817">
        <w:rPr>
          <w:rFonts w:ascii="Gadugi" w:hAnsi="Gadugi"/>
          <w:color w:val="80340D" w:themeColor="accent2" w:themeShade="80"/>
          <w:lang w:val="en-GB"/>
        </w:rPr>
        <w:t>.2  Termination by Licensee</w:t>
      </w:r>
    </w:p>
    <w:p w14:paraId="5F37E0BD" w14:textId="77777777" w:rsidR="004D095A" w:rsidRPr="00B56817" w:rsidRDefault="004D36B5">
      <w:pPr>
        <w:spacing w:before="80" w:after="80"/>
        <w:rPr>
          <w:rFonts w:ascii="Gadugi" w:hAnsi="Gadugi"/>
          <w:lang w:val="en-GB"/>
        </w:rPr>
      </w:pPr>
      <w:r w:rsidRPr="00B56817">
        <w:rPr>
          <w:rFonts w:ascii="Gadugi" w:hAnsi="Gadugi"/>
          <w:lang w:val="en-GB"/>
        </w:rPr>
        <w:t>The Licensee may terminate this Agreement at any time by notifying the WOCAT Secretariat in writing and ceasing use of the WOCAT API. No refund of prepaid Annual Fees shall be due upon Licensee-initiated termination.</w:t>
      </w:r>
    </w:p>
    <w:p w14:paraId="7DB59F3A" w14:textId="3BBCD587" w:rsidR="004D095A" w:rsidRPr="00B56817" w:rsidRDefault="00AD11B4">
      <w:pPr>
        <w:pStyle w:val="Heading2"/>
        <w:rPr>
          <w:rFonts w:ascii="Gadugi" w:hAnsi="Gadugi"/>
          <w:color w:val="80340D" w:themeColor="accent2" w:themeShade="80"/>
          <w:lang w:val="en-GB"/>
        </w:rPr>
      </w:pPr>
      <w:r>
        <w:rPr>
          <w:rFonts w:ascii="Gadugi" w:hAnsi="Gadugi"/>
          <w:color w:val="80340D" w:themeColor="accent2" w:themeShade="80"/>
          <w:lang w:val="en-GB"/>
        </w:rPr>
        <w:t>8</w:t>
      </w:r>
      <w:r w:rsidR="004D36B5" w:rsidRPr="00B56817">
        <w:rPr>
          <w:rFonts w:ascii="Gadugi" w:hAnsi="Gadugi"/>
          <w:color w:val="80340D" w:themeColor="accent2" w:themeShade="80"/>
          <w:lang w:val="en-GB"/>
        </w:rPr>
        <w:t>.3  Termination by WOCAT</w:t>
      </w:r>
    </w:p>
    <w:p w14:paraId="3BAA7BD7" w14:textId="77777777" w:rsidR="004D095A" w:rsidRPr="00B56817" w:rsidRDefault="004D36B5">
      <w:pPr>
        <w:spacing w:before="80" w:after="80"/>
        <w:rPr>
          <w:rFonts w:ascii="Gadugi" w:hAnsi="Gadugi"/>
          <w:lang w:val="en-GB"/>
        </w:rPr>
      </w:pPr>
      <w:r w:rsidRPr="00B56817">
        <w:rPr>
          <w:rFonts w:ascii="Gadugi" w:hAnsi="Gadugi"/>
          <w:lang w:val="en-GB"/>
        </w:rPr>
        <w:t>WOCAT may terminate or suspend API access immediately and without prior notice in the event of:</w:t>
      </w:r>
    </w:p>
    <w:p w14:paraId="165DC60B"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Material breach of any provision of this Agreement by the Licensee</w:t>
      </w:r>
    </w:p>
    <w:p w14:paraId="1625D573" w14:textId="013658BD"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 xml:space="preserve">Use of the API or WOCAT Data </w:t>
      </w:r>
      <w:r w:rsidR="007C0FD3" w:rsidRPr="00B56817">
        <w:rPr>
          <w:rFonts w:ascii="Gadugi" w:hAnsi="Gadugi"/>
          <w:lang w:val="en-GB"/>
        </w:rPr>
        <w:t xml:space="preserve">by the Licensee </w:t>
      </w:r>
      <w:r w:rsidRPr="00B56817">
        <w:rPr>
          <w:rFonts w:ascii="Gadugi" w:hAnsi="Gadugi"/>
          <w:lang w:val="en-GB"/>
        </w:rPr>
        <w:t>in a manner that causes or threatens reputational, legal, or financial harm to WOCAT</w:t>
      </w:r>
      <w:r w:rsidR="007C0FD3" w:rsidRPr="00B56817">
        <w:rPr>
          <w:rFonts w:ascii="Gadugi" w:hAnsi="Gadugi"/>
          <w:lang w:val="en-GB"/>
        </w:rPr>
        <w:t>/</w:t>
      </w:r>
      <w:r w:rsidR="00017118" w:rsidRPr="00B56817">
        <w:rPr>
          <w:rFonts w:ascii="Gadugi" w:hAnsi="Gadugi"/>
          <w:lang w:val="en-GB"/>
        </w:rPr>
        <w:t>UniBern</w:t>
      </w:r>
    </w:p>
    <w:p w14:paraId="447A5E1D" w14:textId="42BD83F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 xml:space="preserve">Reasonable </w:t>
      </w:r>
      <w:r w:rsidR="007C0FD3" w:rsidRPr="00B56817">
        <w:rPr>
          <w:rFonts w:ascii="Gadugi" w:hAnsi="Gadugi"/>
          <w:lang w:val="en-GB"/>
        </w:rPr>
        <w:t xml:space="preserve">judgement by </w:t>
      </w:r>
      <w:r w:rsidR="00017118" w:rsidRPr="00B56817">
        <w:rPr>
          <w:rFonts w:ascii="Gadugi" w:hAnsi="Gadugi"/>
          <w:lang w:val="en-GB"/>
        </w:rPr>
        <w:t xml:space="preserve">UniBern </w:t>
      </w:r>
      <w:r w:rsidRPr="00B56817">
        <w:rPr>
          <w:rFonts w:ascii="Gadugi" w:hAnsi="Gadugi"/>
          <w:lang w:val="en-GB"/>
        </w:rPr>
        <w:t>of fraudulent, abusive, or unlawful activity</w:t>
      </w:r>
      <w:r w:rsidR="007C0FD3" w:rsidRPr="00B56817">
        <w:rPr>
          <w:rFonts w:ascii="Gadugi" w:hAnsi="Gadugi"/>
          <w:lang w:val="en-GB"/>
        </w:rPr>
        <w:t xml:space="preserve"> by the Licensee</w:t>
      </w:r>
    </w:p>
    <w:p w14:paraId="2579675D" w14:textId="180BAF2B" w:rsidR="004D095A" w:rsidRPr="00B56817" w:rsidRDefault="00AD11B4">
      <w:pPr>
        <w:pStyle w:val="Heading2"/>
        <w:rPr>
          <w:rFonts w:ascii="Gadugi" w:hAnsi="Gadugi"/>
          <w:color w:val="80340D" w:themeColor="accent2" w:themeShade="80"/>
          <w:lang w:val="en-GB"/>
        </w:rPr>
      </w:pPr>
      <w:r>
        <w:rPr>
          <w:rFonts w:ascii="Gadugi" w:hAnsi="Gadugi"/>
          <w:color w:val="80340D" w:themeColor="accent2" w:themeShade="80"/>
          <w:lang w:val="en-GB"/>
        </w:rPr>
        <w:t>8</w:t>
      </w:r>
      <w:r w:rsidR="004D36B5" w:rsidRPr="00B56817">
        <w:rPr>
          <w:rFonts w:ascii="Gadugi" w:hAnsi="Gadugi"/>
          <w:color w:val="80340D" w:themeColor="accent2" w:themeShade="80"/>
          <w:lang w:val="en-GB"/>
        </w:rPr>
        <w:t>.4  Effect of Termination</w:t>
      </w:r>
    </w:p>
    <w:p w14:paraId="3D7F12AF" w14:textId="3037C552" w:rsidR="004D095A" w:rsidRPr="00B56817" w:rsidRDefault="004D36B5">
      <w:pPr>
        <w:spacing w:before="80" w:after="80"/>
        <w:rPr>
          <w:rFonts w:ascii="Gadugi" w:hAnsi="Gadugi"/>
          <w:lang w:val="en-GB"/>
        </w:rPr>
      </w:pPr>
      <w:r w:rsidRPr="00B56817">
        <w:rPr>
          <w:rFonts w:ascii="Gadugi" w:hAnsi="Gadugi"/>
          <w:lang w:val="en-GB"/>
        </w:rPr>
        <w:t xml:space="preserve">Upon termination, the Licensee's API access credentials shall be revoked. The Licensee must cease use of the API and destroy or delete any locally cached copies of WOCAT Data obtained through the API, unless the Licensee retains a separate and valid license to such </w:t>
      </w:r>
      <w:r w:rsidR="007C0FD3" w:rsidRPr="00B56817">
        <w:rPr>
          <w:rFonts w:ascii="Gadugi" w:hAnsi="Gadugi"/>
          <w:lang w:val="en-GB"/>
        </w:rPr>
        <w:t>WOCAT D</w:t>
      </w:r>
      <w:r w:rsidRPr="00B56817">
        <w:rPr>
          <w:rFonts w:ascii="Gadugi" w:hAnsi="Gadugi"/>
          <w:lang w:val="en-GB"/>
        </w:rPr>
        <w:t xml:space="preserve">ata. Articles 2, 6, 8, 11, and 12 shall survive </w:t>
      </w:r>
      <w:r w:rsidR="007C0FD3" w:rsidRPr="00B56817">
        <w:rPr>
          <w:rFonts w:ascii="Gadugi" w:hAnsi="Gadugi"/>
          <w:lang w:val="en-GB"/>
        </w:rPr>
        <w:t xml:space="preserve">any </w:t>
      </w:r>
      <w:r w:rsidRPr="00B56817">
        <w:rPr>
          <w:rFonts w:ascii="Gadugi" w:hAnsi="Gadugi"/>
          <w:lang w:val="en-GB"/>
        </w:rPr>
        <w:t>termination</w:t>
      </w:r>
      <w:r w:rsidR="007C0FD3" w:rsidRPr="00B56817">
        <w:rPr>
          <w:rFonts w:ascii="Gadugi" w:hAnsi="Gadugi"/>
          <w:lang w:val="en-GB"/>
        </w:rPr>
        <w:t xml:space="preserve"> hereof</w:t>
      </w:r>
      <w:r w:rsidRPr="00B56817">
        <w:rPr>
          <w:rFonts w:ascii="Gadugi" w:hAnsi="Gadugi"/>
          <w:lang w:val="en-GB"/>
        </w:rPr>
        <w:t>.</w:t>
      </w:r>
    </w:p>
    <w:p w14:paraId="4EFC8A62" w14:textId="77777777" w:rsidR="004D095A" w:rsidRPr="00B56817" w:rsidRDefault="004D095A">
      <w:pPr>
        <w:spacing w:before="200"/>
        <w:rPr>
          <w:rFonts w:ascii="Gadugi" w:hAnsi="Gadugi"/>
          <w:lang w:val="en-GB"/>
        </w:rPr>
      </w:pPr>
    </w:p>
    <w:p w14:paraId="49559E07" w14:textId="5C38795D" w:rsidR="004D095A" w:rsidRPr="00B56817" w:rsidRDefault="004D36B5">
      <w:pPr>
        <w:pStyle w:val="Heading1"/>
        <w:pBdr>
          <w:bottom w:val="single" w:sz="6" w:space="4" w:color="1B4F72"/>
        </w:pBdr>
        <w:rPr>
          <w:rFonts w:ascii="Gadugi" w:hAnsi="Gadugi"/>
          <w:color w:val="E97132" w:themeColor="accent2"/>
          <w:lang w:val="en-GB"/>
        </w:rPr>
      </w:pPr>
      <w:r w:rsidRPr="00B56817">
        <w:rPr>
          <w:rFonts w:ascii="Gadugi" w:hAnsi="Gadugi"/>
          <w:color w:val="E97132" w:themeColor="accent2"/>
          <w:lang w:val="en-GB"/>
        </w:rPr>
        <w:t xml:space="preserve">ARTICLE </w:t>
      </w:r>
      <w:r w:rsidR="00AD11B4">
        <w:rPr>
          <w:rFonts w:ascii="Gadugi" w:hAnsi="Gadugi"/>
          <w:color w:val="E97132" w:themeColor="accent2"/>
          <w:lang w:val="en-GB"/>
        </w:rPr>
        <w:t>9</w:t>
      </w:r>
      <w:r w:rsidRPr="00B56817">
        <w:rPr>
          <w:rFonts w:ascii="Gadugi" w:hAnsi="Gadugi"/>
          <w:color w:val="E97132" w:themeColor="accent2"/>
          <w:lang w:val="en-GB"/>
        </w:rPr>
        <w:t xml:space="preserve"> – GOVERNING LAW AND DISPUTE RESOLUTION</w:t>
      </w:r>
    </w:p>
    <w:p w14:paraId="749C56DE" w14:textId="77777777" w:rsidR="004D095A" w:rsidRPr="00B56817" w:rsidRDefault="004D36B5">
      <w:pPr>
        <w:spacing w:before="80" w:after="80"/>
        <w:rPr>
          <w:rFonts w:ascii="Gadugi" w:hAnsi="Gadugi"/>
          <w:lang w:val="en-GB"/>
        </w:rPr>
      </w:pPr>
      <w:r w:rsidRPr="00B56817">
        <w:rPr>
          <w:rFonts w:ascii="Gadugi" w:hAnsi="Gadugi"/>
          <w:lang w:val="en-GB"/>
        </w:rPr>
        <w:t>This Agreement shall be governed by and construed in accordance with the laws of Switzerland, without regard to its conflict of laws principles. The parties shall seek to resolve any dispute arising from or in connection with this Agreement through good-faith negotiation. Failing resolution within 60 days, disputes shall be submitted to the exclusive jurisdiction of the courts of Bern, Switzerland.</w:t>
      </w:r>
    </w:p>
    <w:p w14:paraId="2CBD8B2B" w14:textId="77777777" w:rsidR="004D095A" w:rsidRPr="00B56817" w:rsidRDefault="004D095A">
      <w:pPr>
        <w:spacing w:before="200"/>
        <w:rPr>
          <w:rFonts w:ascii="Gadugi" w:hAnsi="Gadugi"/>
          <w:lang w:val="en-GB"/>
        </w:rPr>
      </w:pPr>
    </w:p>
    <w:p w14:paraId="7E90C8A9" w14:textId="549BC718" w:rsidR="004D095A" w:rsidRPr="00B56817" w:rsidRDefault="004D36B5">
      <w:pPr>
        <w:pStyle w:val="Heading1"/>
        <w:pBdr>
          <w:bottom w:val="single" w:sz="6" w:space="4" w:color="1B4F72"/>
        </w:pBdr>
        <w:rPr>
          <w:rFonts w:ascii="Gadugi" w:hAnsi="Gadugi"/>
          <w:color w:val="E97132" w:themeColor="accent2"/>
          <w:lang w:val="en-GB"/>
        </w:rPr>
      </w:pPr>
      <w:r w:rsidRPr="00B56817">
        <w:rPr>
          <w:rFonts w:ascii="Gadugi" w:hAnsi="Gadugi"/>
          <w:color w:val="E97132" w:themeColor="accent2"/>
          <w:lang w:val="en-GB"/>
        </w:rPr>
        <w:t xml:space="preserve">ARTICLE </w:t>
      </w:r>
      <w:r w:rsidR="00AD11B4">
        <w:rPr>
          <w:rFonts w:ascii="Gadugi" w:hAnsi="Gadugi"/>
          <w:color w:val="E97132" w:themeColor="accent2"/>
          <w:lang w:val="en-GB"/>
        </w:rPr>
        <w:t>10</w:t>
      </w:r>
      <w:r w:rsidRPr="00B56817">
        <w:rPr>
          <w:rFonts w:ascii="Gadugi" w:hAnsi="Gadugi"/>
          <w:color w:val="E97132" w:themeColor="accent2"/>
          <w:lang w:val="en-GB"/>
        </w:rPr>
        <w:t xml:space="preserve"> – GENERAL PROVISIONS</w:t>
      </w:r>
    </w:p>
    <w:p w14:paraId="136EE5A5"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Entire Agreement: This Agreement, together with any applicable supplementary commercial licensing agreement, constitutes the entire agreement between the parties with respect to the subject matter hereof and supersedes all prior negotiations, representations, and agreements.</w:t>
      </w:r>
    </w:p>
    <w:p w14:paraId="206CB44C" w14:textId="39CB70C0" w:rsidR="004D095A" w:rsidRPr="00B56817" w:rsidRDefault="004D36B5" w:rsidP="4AC22CAA">
      <w:pPr>
        <w:pStyle w:val="ListParagraph"/>
        <w:numPr>
          <w:ilvl w:val="0"/>
          <w:numId w:val="2"/>
        </w:numPr>
        <w:spacing w:before="40" w:after="40"/>
        <w:rPr>
          <w:rFonts w:ascii="Gadugi" w:hAnsi="Gadugi"/>
          <w:lang w:val="en-GB"/>
        </w:rPr>
      </w:pPr>
      <w:r w:rsidRPr="00B56817">
        <w:rPr>
          <w:rFonts w:ascii="Gadugi" w:hAnsi="Gadugi"/>
          <w:lang w:val="en-GB"/>
        </w:rPr>
        <w:t xml:space="preserve">Amendments: </w:t>
      </w:r>
      <w:r w:rsidR="00017118" w:rsidRPr="00B56817">
        <w:rPr>
          <w:rFonts w:ascii="Gadugi" w:hAnsi="Gadugi"/>
          <w:lang w:val="en-GB"/>
        </w:rPr>
        <w:t xml:space="preserve">UniBern </w:t>
      </w:r>
      <w:r w:rsidRPr="00B56817">
        <w:rPr>
          <w:rFonts w:ascii="Gadugi" w:hAnsi="Gadugi"/>
          <w:lang w:val="en-GB"/>
        </w:rPr>
        <w:t xml:space="preserve">reserves the right to amend this Agreement at any time by publishing revised terms at </w:t>
      </w:r>
      <w:hyperlink r:id="rId17">
        <w:r w:rsidR="7514AB9D" w:rsidRPr="00B56817">
          <w:rPr>
            <w:rStyle w:val="Hyperlink"/>
            <w:rFonts w:ascii="Gadugi" w:hAnsi="Gadugi"/>
            <w:lang w:val="en-GB"/>
          </w:rPr>
          <w:t>https://wocat.net/api/database/redoc/</w:t>
        </w:r>
      </w:hyperlink>
      <w:r w:rsidR="7514AB9D" w:rsidRPr="00B56817">
        <w:rPr>
          <w:rFonts w:ascii="Gadugi" w:hAnsi="Gadugi"/>
          <w:lang w:val="en-GB"/>
        </w:rPr>
        <w:t>.</w:t>
      </w:r>
      <w:r w:rsidRPr="00B56817">
        <w:rPr>
          <w:rFonts w:ascii="Gadugi" w:hAnsi="Gadugi"/>
          <w:lang w:val="en-GB"/>
        </w:rPr>
        <w:t xml:space="preserve"> Continued use of the API following 30 days' notice of amendment constitutes acceptance of the revised terms.</w:t>
      </w:r>
    </w:p>
    <w:p w14:paraId="054D9AC9"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Severability: If any provision of this Agreement is held invalid or unenforceable, the remaining provisions shall continue in full force and effect.</w:t>
      </w:r>
    </w:p>
    <w:p w14:paraId="0D37B5F6"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Waiver: Failure by either party to enforce any provision of this Agreement shall not constitute a waiver of future enforcement rights.</w:t>
      </w:r>
    </w:p>
    <w:p w14:paraId="2D4C66E6" w14:textId="4CB1544F"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 xml:space="preserve">Assignment: The Licensee may not assign or transfer any rights or obligations under this Agreement without the prior written consent of </w:t>
      </w:r>
      <w:r w:rsidR="00017118" w:rsidRPr="00B56817">
        <w:rPr>
          <w:rFonts w:ascii="Gadugi" w:hAnsi="Gadugi"/>
          <w:lang w:val="en-GB"/>
        </w:rPr>
        <w:t>UniBern</w:t>
      </w:r>
      <w:r w:rsidR="00017118" w:rsidRPr="00B56817" w:rsidDel="007C0FD3">
        <w:rPr>
          <w:rFonts w:ascii="Gadugi" w:hAnsi="Gadugi"/>
          <w:lang w:val="en-GB"/>
        </w:rPr>
        <w:t xml:space="preserve"> </w:t>
      </w:r>
      <w:r w:rsidRPr="00B56817">
        <w:rPr>
          <w:rFonts w:ascii="Gadugi" w:hAnsi="Gadugi"/>
          <w:lang w:val="en-GB"/>
        </w:rPr>
        <w:t>.</w:t>
      </w:r>
    </w:p>
    <w:p w14:paraId="671458CC" w14:textId="77777777" w:rsidR="004D095A" w:rsidRPr="00B56817" w:rsidRDefault="004D36B5">
      <w:pPr>
        <w:pStyle w:val="ListParagraph"/>
        <w:numPr>
          <w:ilvl w:val="0"/>
          <w:numId w:val="2"/>
        </w:numPr>
        <w:spacing w:before="40" w:after="40"/>
        <w:rPr>
          <w:rFonts w:ascii="Gadugi" w:hAnsi="Gadugi"/>
          <w:lang w:val="en-GB"/>
        </w:rPr>
      </w:pPr>
      <w:r w:rsidRPr="00B56817">
        <w:rPr>
          <w:rFonts w:ascii="Gadugi" w:hAnsi="Gadugi"/>
          <w:lang w:val="en-GB"/>
        </w:rPr>
        <w:t>Force Majeure: Neither party shall be liable for failure to perform its obligations under this Agreement to the extent that such failure is caused by circumstances beyond its reasonable control.</w:t>
      </w:r>
    </w:p>
    <w:p w14:paraId="129F82BF" w14:textId="77777777" w:rsidR="004D095A" w:rsidRPr="00B56817" w:rsidRDefault="004D095A">
      <w:pPr>
        <w:spacing w:before="300"/>
        <w:rPr>
          <w:rFonts w:ascii="Gadugi" w:hAnsi="Gadugi"/>
          <w:lang w:val="en-GB"/>
        </w:rPr>
      </w:pPr>
    </w:p>
    <w:p w14:paraId="0C679DCD" w14:textId="77777777" w:rsidR="004D095A" w:rsidRPr="00B56817" w:rsidRDefault="004D36B5">
      <w:pPr>
        <w:pStyle w:val="Heading1"/>
        <w:pBdr>
          <w:bottom w:val="single" w:sz="6" w:space="4" w:color="1B4F72"/>
        </w:pBdr>
        <w:rPr>
          <w:rFonts w:ascii="Gadugi" w:hAnsi="Gadugi"/>
          <w:lang w:val="en-GB"/>
        </w:rPr>
      </w:pPr>
      <w:r w:rsidRPr="00B56817">
        <w:rPr>
          <w:rFonts w:ascii="Gadugi" w:hAnsi="Gadugi"/>
          <w:lang w:val="en-GB"/>
        </w:rPr>
        <w:t>SIGNATURES</w:t>
      </w:r>
    </w:p>
    <w:p w14:paraId="7E1D6EBA" w14:textId="77777777" w:rsidR="004D095A" w:rsidRPr="00B56817" w:rsidRDefault="004D36B5">
      <w:pPr>
        <w:spacing w:before="80" w:after="80"/>
        <w:rPr>
          <w:rFonts w:ascii="Gadugi" w:hAnsi="Gadugi"/>
          <w:lang w:val="en-GB"/>
        </w:rPr>
      </w:pPr>
      <w:r w:rsidRPr="00B56817">
        <w:rPr>
          <w:rFonts w:ascii="Gadugi" w:hAnsi="Gadugi"/>
          <w:lang w:val="en-GB"/>
        </w:rPr>
        <w:t>By registering for the WOCAT API and accepting these terms (electronically or in writing), the Licensee confirms that they have read, understood, and agree to be bound by this Agreement.</w:t>
      </w:r>
    </w:p>
    <w:p w14:paraId="4A2DCAAF" w14:textId="77777777" w:rsidR="004D095A" w:rsidRPr="00B56817" w:rsidRDefault="004D095A">
      <w:pPr>
        <w:spacing w:before="200"/>
        <w:rPr>
          <w:rFonts w:ascii="Gadugi" w:hAnsi="Gadugi"/>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800"/>
      </w:tblGrid>
      <w:tr w:rsidR="004D095A" w:rsidRPr="006B45D2" w14:paraId="186F245A" w14:textId="77777777" w:rsidTr="7B3DCC56">
        <w:tc>
          <w:tcPr>
            <w:tcW w:w="4560" w:type="dxa"/>
            <w:tcBorders>
              <w:top w:val="single" w:sz="1" w:space="0" w:color="AED6F1"/>
              <w:left w:val="single" w:sz="1" w:space="0" w:color="AED6F1"/>
              <w:bottom w:val="single" w:sz="1" w:space="0" w:color="AED6F1"/>
              <w:right w:val="single" w:sz="1" w:space="0" w:color="AED6F1"/>
            </w:tcBorders>
            <w:shd w:val="clear" w:color="auto" w:fill="D6EAF8"/>
            <w:tcMar>
              <w:top w:w="100" w:type="dxa"/>
              <w:left w:w="160" w:type="dxa"/>
              <w:bottom w:w="100" w:type="dxa"/>
              <w:right w:w="120" w:type="dxa"/>
            </w:tcMar>
          </w:tcPr>
          <w:p w14:paraId="59C571D1" w14:textId="7E534A14" w:rsidR="004D095A" w:rsidRPr="00B56817" w:rsidRDefault="004D36B5">
            <w:pPr>
              <w:rPr>
                <w:rFonts w:ascii="Gadugi" w:hAnsi="Gadugi"/>
                <w:lang w:val="en-GB"/>
              </w:rPr>
            </w:pPr>
            <w:commentRangeStart w:id="35"/>
            <w:r w:rsidRPr="00B56817">
              <w:rPr>
                <w:rFonts w:ascii="Gadugi" w:hAnsi="Gadugi"/>
                <w:b/>
                <w:bCs/>
                <w:color w:val="1B4F72"/>
                <w:sz w:val="20"/>
                <w:szCs w:val="20"/>
                <w:lang w:val="en-GB"/>
              </w:rPr>
              <w:t xml:space="preserve">FOR </w:t>
            </w:r>
            <w:r w:rsidR="007C0FD3" w:rsidRPr="00B56817">
              <w:rPr>
                <w:rFonts w:ascii="Gadugi" w:hAnsi="Gadugi"/>
                <w:b/>
                <w:bCs/>
                <w:color w:val="1B4F72"/>
                <w:sz w:val="20"/>
                <w:szCs w:val="20"/>
                <w:lang w:val="en-GB"/>
              </w:rPr>
              <w:t>University of Bern</w:t>
            </w:r>
            <w:r w:rsidR="00805C3F">
              <w:rPr>
                <w:rFonts w:ascii="Gadugi" w:hAnsi="Gadugi"/>
                <w:b/>
                <w:bCs/>
                <w:color w:val="1B4F72"/>
                <w:sz w:val="20"/>
                <w:szCs w:val="20"/>
                <w:lang w:val="en-GB"/>
              </w:rPr>
              <w:t xml:space="preserve"> / WOCAT</w:t>
            </w:r>
            <w:commentRangeEnd w:id="35"/>
            <w:r w:rsidR="00B269A4" w:rsidRPr="00B56817">
              <w:rPr>
                <w:rStyle w:val="CommentReference"/>
                <w:rFonts w:ascii="Gadugi" w:hAnsi="Gadugi"/>
                <w:sz w:val="22"/>
                <w:szCs w:val="22"/>
                <w:lang w:val="en-GB"/>
              </w:rPr>
              <w:commentReference w:id="35"/>
            </w:r>
          </w:p>
        </w:tc>
        <w:tc>
          <w:tcPr>
            <w:tcW w:w="4800" w:type="dxa"/>
            <w:tcBorders>
              <w:top w:val="single" w:sz="1" w:space="0" w:color="AED6F1"/>
              <w:left w:val="single" w:sz="1" w:space="0" w:color="AED6F1"/>
              <w:bottom w:val="single" w:sz="1" w:space="0" w:color="AED6F1"/>
              <w:right w:val="single" w:sz="1" w:space="0" w:color="AED6F1"/>
            </w:tcBorders>
            <w:shd w:val="clear" w:color="auto" w:fill="D6EAF8"/>
            <w:tcMar>
              <w:top w:w="100" w:type="dxa"/>
              <w:left w:w="160" w:type="dxa"/>
              <w:bottom w:w="100" w:type="dxa"/>
              <w:right w:w="120" w:type="dxa"/>
            </w:tcMar>
          </w:tcPr>
          <w:p w14:paraId="06AC3B64" w14:textId="77777777" w:rsidR="004D095A" w:rsidRPr="00B56817" w:rsidRDefault="004D36B5">
            <w:pPr>
              <w:rPr>
                <w:rFonts w:ascii="Gadugi" w:hAnsi="Gadugi"/>
                <w:lang w:val="en-GB"/>
              </w:rPr>
            </w:pPr>
            <w:r w:rsidRPr="00B56817">
              <w:rPr>
                <w:rFonts w:ascii="Gadugi" w:hAnsi="Gadugi"/>
                <w:b/>
                <w:bCs/>
                <w:color w:val="1B4F72"/>
                <w:sz w:val="20"/>
                <w:szCs w:val="20"/>
                <w:lang w:val="en-GB"/>
              </w:rPr>
              <w:t>FOR AND ON BEHALF OF LICENSEE</w:t>
            </w:r>
          </w:p>
        </w:tc>
      </w:tr>
      <w:tr w:rsidR="004D095A" w:rsidRPr="001C1678" w14:paraId="0308CD82" w14:textId="77777777" w:rsidTr="7B3DCC56">
        <w:tc>
          <w:tcPr>
            <w:tcW w:w="4560" w:type="dxa"/>
            <w:tcBorders>
              <w:top w:val="single" w:sz="1" w:space="0" w:color="AED6F1"/>
              <w:left w:val="single" w:sz="1" w:space="0" w:color="AED6F1"/>
              <w:bottom w:val="single" w:sz="1" w:space="0" w:color="AED6F1"/>
              <w:right w:val="single" w:sz="1" w:space="0" w:color="AED6F1"/>
            </w:tcBorders>
            <w:tcMar>
              <w:top w:w="200" w:type="dxa"/>
              <w:left w:w="160" w:type="dxa"/>
              <w:bottom w:w="200" w:type="dxa"/>
              <w:right w:w="120" w:type="dxa"/>
            </w:tcMar>
          </w:tcPr>
          <w:p w14:paraId="7AD24CEF" w14:textId="77777777" w:rsidR="004D095A" w:rsidRPr="00B56817" w:rsidRDefault="004D36B5">
            <w:pPr>
              <w:spacing w:after="80"/>
              <w:rPr>
                <w:rFonts w:ascii="Gadugi" w:hAnsi="Gadugi"/>
                <w:lang w:val="en-GB"/>
              </w:rPr>
            </w:pPr>
            <w:r w:rsidRPr="00B56817">
              <w:rPr>
                <w:rFonts w:ascii="Gadugi" w:hAnsi="Gadugi"/>
                <w:sz w:val="20"/>
                <w:szCs w:val="20"/>
                <w:lang w:val="en-GB"/>
              </w:rPr>
              <w:t>Signature: ___________________________</w:t>
            </w:r>
          </w:p>
          <w:p w14:paraId="70DE6E86" w14:textId="77777777" w:rsidR="004D095A" w:rsidRPr="00B56817" w:rsidRDefault="004D36B5">
            <w:pPr>
              <w:spacing w:after="80"/>
              <w:rPr>
                <w:rFonts w:ascii="Gadugi" w:hAnsi="Gadugi"/>
                <w:lang w:val="en-GB"/>
              </w:rPr>
            </w:pPr>
            <w:r w:rsidRPr="00B56817">
              <w:rPr>
                <w:rFonts w:ascii="Gadugi" w:hAnsi="Gadugi"/>
                <w:sz w:val="20"/>
                <w:szCs w:val="20"/>
                <w:lang w:val="en-GB"/>
              </w:rPr>
              <w:t>Name: ________________________________</w:t>
            </w:r>
          </w:p>
          <w:p w14:paraId="2042F4B5" w14:textId="77777777" w:rsidR="004D095A" w:rsidRPr="00B56817" w:rsidRDefault="004D36B5">
            <w:pPr>
              <w:spacing w:after="80"/>
              <w:rPr>
                <w:rFonts w:ascii="Gadugi" w:hAnsi="Gadugi"/>
                <w:lang w:val="en-GB"/>
              </w:rPr>
            </w:pPr>
            <w:r w:rsidRPr="00B56817">
              <w:rPr>
                <w:rFonts w:ascii="Gadugi" w:hAnsi="Gadugi"/>
                <w:sz w:val="20"/>
                <w:szCs w:val="20"/>
                <w:lang w:val="en-GB"/>
              </w:rPr>
              <w:t>Title: _________________________________</w:t>
            </w:r>
          </w:p>
          <w:p w14:paraId="43B27821" w14:textId="77777777" w:rsidR="004D095A" w:rsidRPr="00B56817" w:rsidRDefault="004D36B5">
            <w:pPr>
              <w:rPr>
                <w:rFonts w:ascii="Gadugi" w:hAnsi="Gadugi"/>
                <w:lang w:val="en-GB"/>
              </w:rPr>
            </w:pPr>
            <w:r w:rsidRPr="00B56817">
              <w:rPr>
                <w:rFonts w:ascii="Gadugi" w:hAnsi="Gadugi"/>
                <w:sz w:val="20"/>
                <w:szCs w:val="20"/>
                <w:lang w:val="en-GB"/>
              </w:rPr>
              <w:t>Date:  _________________________________</w:t>
            </w:r>
          </w:p>
        </w:tc>
        <w:tc>
          <w:tcPr>
            <w:tcW w:w="4800" w:type="dxa"/>
            <w:tcBorders>
              <w:top w:val="single" w:sz="1" w:space="0" w:color="AED6F1"/>
              <w:left w:val="single" w:sz="1" w:space="0" w:color="AED6F1"/>
              <w:bottom w:val="single" w:sz="1" w:space="0" w:color="AED6F1"/>
              <w:right w:val="single" w:sz="1" w:space="0" w:color="AED6F1"/>
            </w:tcBorders>
            <w:tcMar>
              <w:top w:w="200" w:type="dxa"/>
              <w:left w:w="160" w:type="dxa"/>
              <w:bottom w:w="200" w:type="dxa"/>
              <w:right w:w="120" w:type="dxa"/>
            </w:tcMar>
          </w:tcPr>
          <w:p w14:paraId="30B7628E" w14:textId="77777777" w:rsidR="004D095A" w:rsidRPr="00B56817" w:rsidRDefault="004D36B5">
            <w:pPr>
              <w:spacing w:after="80"/>
              <w:rPr>
                <w:rFonts w:ascii="Gadugi" w:hAnsi="Gadugi"/>
                <w:lang w:val="en-GB"/>
              </w:rPr>
            </w:pPr>
            <w:r w:rsidRPr="00B56817">
              <w:rPr>
                <w:rFonts w:ascii="Gadugi" w:hAnsi="Gadugi"/>
                <w:sz w:val="20"/>
                <w:szCs w:val="20"/>
                <w:lang w:val="en-GB"/>
              </w:rPr>
              <w:t>Signature: ___________________________</w:t>
            </w:r>
          </w:p>
          <w:p w14:paraId="064CAFE4" w14:textId="77777777" w:rsidR="004D095A" w:rsidRPr="00B56817" w:rsidRDefault="004D36B5">
            <w:pPr>
              <w:spacing w:after="80"/>
              <w:rPr>
                <w:rFonts w:ascii="Gadugi" w:hAnsi="Gadugi"/>
                <w:lang w:val="en-GB"/>
              </w:rPr>
            </w:pPr>
            <w:r w:rsidRPr="00B56817">
              <w:rPr>
                <w:rFonts w:ascii="Gadugi" w:hAnsi="Gadugi"/>
                <w:sz w:val="20"/>
                <w:szCs w:val="20"/>
                <w:lang w:val="en-GB"/>
              </w:rPr>
              <w:t>Name: ________________________________</w:t>
            </w:r>
          </w:p>
          <w:p w14:paraId="47046A30" w14:textId="77777777" w:rsidR="004D095A" w:rsidRPr="00B56817" w:rsidRDefault="004D36B5">
            <w:pPr>
              <w:spacing w:after="80"/>
              <w:rPr>
                <w:rFonts w:ascii="Gadugi" w:hAnsi="Gadugi"/>
                <w:lang w:val="en-GB"/>
              </w:rPr>
            </w:pPr>
            <w:r w:rsidRPr="00B56817">
              <w:rPr>
                <w:rFonts w:ascii="Gadugi" w:hAnsi="Gadugi"/>
                <w:sz w:val="20"/>
                <w:szCs w:val="20"/>
                <w:lang w:val="en-GB"/>
              </w:rPr>
              <w:t>Organisation: ________________________</w:t>
            </w:r>
          </w:p>
          <w:p w14:paraId="0F6A7B4C" w14:textId="77777777" w:rsidR="004D095A" w:rsidRPr="00B56817" w:rsidRDefault="004D36B5">
            <w:pPr>
              <w:rPr>
                <w:rFonts w:ascii="Gadugi" w:hAnsi="Gadugi"/>
                <w:lang w:val="en-GB"/>
              </w:rPr>
            </w:pPr>
            <w:r w:rsidRPr="00B56817">
              <w:rPr>
                <w:rFonts w:ascii="Gadugi" w:hAnsi="Gadugi"/>
                <w:sz w:val="20"/>
                <w:szCs w:val="20"/>
                <w:lang w:val="en-GB"/>
              </w:rPr>
              <w:t>Date:  _________________________________</w:t>
            </w:r>
          </w:p>
        </w:tc>
      </w:tr>
    </w:tbl>
    <w:p w14:paraId="03C09EDD" w14:textId="77777777" w:rsidR="004D095A" w:rsidRPr="00B56817" w:rsidRDefault="004D095A">
      <w:pPr>
        <w:spacing w:before="300"/>
        <w:rPr>
          <w:rFonts w:ascii="Gadugi" w:hAnsi="Gadugi"/>
          <w:lang w:val="en-GB"/>
        </w:rPr>
      </w:pPr>
    </w:p>
    <w:p w14:paraId="0F9B4554" w14:textId="77777777" w:rsidR="004D095A" w:rsidRPr="00B56817" w:rsidRDefault="004D36B5">
      <w:pPr>
        <w:pStyle w:val="Heading1"/>
        <w:pBdr>
          <w:bottom w:val="single" w:sz="6" w:space="4" w:color="1B4F72"/>
        </w:pBdr>
        <w:rPr>
          <w:rFonts w:ascii="Gadugi" w:hAnsi="Gadugi"/>
          <w:color w:val="E97132" w:themeColor="accent2"/>
          <w:lang w:val="en-GB"/>
        </w:rPr>
      </w:pPr>
      <w:r w:rsidRPr="00B56817">
        <w:rPr>
          <w:rFonts w:ascii="Gadugi" w:hAnsi="Gadugi"/>
          <w:color w:val="E97132" w:themeColor="accent2"/>
          <w:lang w:val="en-GB"/>
        </w:rPr>
        <w:t>ANNEX A – ATTRIBUTION REQUIREMENTS</w:t>
      </w:r>
    </w:p>
    <w:p w14:paraId="52BF6519" w14:textId="77777777" w:rsidR="004D095A" w:rsidRPr="00B56817" w:rsidRDefault="004D36B5">
      <w:pPr>
        <w:spacing w:before="80" w:after="80"/>
        <w:rPr>
          <w:rFonts w:ascii="Gadugi" w:hAnsi="Gadugi"/>
          <w:lang w:val="en-GB"/>
        </w:rPr>
      </w:pPr>
      <w:r w:rsidRPr="00B56817">
        <w:rPr>
          <w:rFonts w:ascii="Gadugi" w:hAnsi="Gadugi"/>
          <w:lang w:val="en-GB"/>
        </w:rPr>
        <w:t>When publishing, presenting, or disseminating work that uses WOCAT Data accessed via the WOCAT API, Licensees must include the following elements:</w:t>
      </w:r>
    </w:p>
    <w:p w14:paraId="13964684" w14:textId="77777777" w:rsidR="004D095A" w:rsidRPr="00B56817" w:rsidRDefault="004D095A">
      <w:pPr>
        <w:spacing w:before="80"/>
        <w:rPr>
          <w:rFonts w:ascii="Gadugi" w:hAnsi="Gadugi"/>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D095A" w:rsidRPr="001C1678" w14:paraId="122D970B" w14:textId="77777777" w:rsidTr="7B3DCC56">
        <w:tc>
          <w:tcPr>
            <w:tcW w:w="24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14:paraId="071BEA42" w14:textId="77777777" w:rsidR="004D095A" w:rsidRPr="00B56817" w:rsidRDefault="004D36B5">
            <w:pPr>
              <w:rPr>
                <w:rFonts w:ascii="Gadugi" w:hAnsi="Gadugi"/>
                <w:lang w:val="en-GB"/>
              </w:rPr>
            </w:pPr>
            <w:r w:rsidRPr="00B56817">
              <w:rPr>
                <w:rFonts w:ascii="Gadugi" w:hAnsi="Gadugi"/>
                <w:b/>
                <w:bCs/>
                <w:color w:val="FFFFFF"/>
                <w:sz w:val="20"/>
                <w:szCs w:val="20"/>
                <w:lang w:val="en-GB"/>
              </w:rPr>
              <w:t>Element</w:t>
            </w:r>
          </w:p>
        </w:tc>
        <w:tc>
          <w:tcPr>
            <w:tcW w:w="696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14:paraId="54F69136" w14:textId="77777777" w:rsidR="004D095A" w:rsidRPr="00B56817" w:rsidRDefault="004D36B5">
            <w:pPr>
              <w:rPr>
                <w:rFonts w:ascii="Gadugi" w:hAnsi="Gadugi"/>
                <w:lang w:val="en-GB"/>
              </w:rPr>
            </w:pPr>
            <w:r w:rsidRPr="00B56817">
              <w:rPr>
                <w:rFonts w:ascii="Gadugi" w:hAnsi="Gadugi"/>
                <w:b/>
                <w:bCs/>
                <w:color w:val="FFFFFF"/>
                <w:sz w:val="20"/>
                <w:szCs w:val="20"/>
                <w:lang w:val="en-GB"/>
              </w:rPr>
              <w:t>Requirement</w:t>
            </w:r>
          </w:p>
        </w:tc>
      </w:tr>
      <w:tr w:rsidR="004D095A" w:rsidRPr="001C1678" w14:paraId="24C8B7F7" w14:textId="77777777" w:rsidTr="7B3DCC56">
        <w:tc>
          <w:tcPr>
            <w:tcW w:w="2400" w:type="dxa"/>
            <w:tcBorders>
              <w:top w:val="single" w:sz="1" w:space="0" w:color="AED6F1"/>
              <w:left w:val="single" w:sz="1" w:space="0" w:color="AED6F1"/>
              <w:bottom w:val="single" w:sz="1" w:space="0" w:color="AED6F1"/>
              <w:right w:val="single" w:sz="1" w:space="0" w:color="AED6F1"/>
            </w:tcBorders>
            <w:tcMar>
              <w:top w:w="80" w:type="dxa"/>
              <w:left w:w="120" w:type="dxa"/>
              <w:bottom w:w="80" w:type="dxa"/>
              <w:right w:w="120" w:type="dxa"/>
            </w:tcMar>
          </w:tcPr>
          <w:p w14:paraId="7A082CFA" w14:textId="77777777" w:rsidR="004D095A" w:rsidRPr="00B56817" w:rsidRDefault="004D36B5">
            <w:pPr>
              <w:rPr>
                <w:rFonts w:ascii="Gadugi" w:hAnsi="Gadugi"/>
                <w:lang w:val="en-GB"/>
              </w:rPr>
            </w:pPr>
            <w:r w:rsidRPr="00B56817">
              <w:rPr>
                <w:rFonts w:ascii="Gadugi" w:hAnsi="Gadugi"/>
                <w:b/>
                <w:bCs/>
                <w:sz w:val="20"/>
                <w:szCs w:val="20"/>
                <w:lang w:val="en-GB"/>
              </w:rPr>
              <w:lastRenderedPageBreak/>
              <w:t>Source Name</w:t>
            </w:r>
          </w:p>
        </w:tc>
        <w:tc>
          <w:tcPr>
            <w:tcW w:w="6960" w:type="dxa"/>
            <w:tcBorders>
              <w:top w:val="single" w:sz="1" w:space="0" w:color="AED6F1"/>
              <w:left w:val="single" w:sz="1" w:space="0" w:color="AED6F1"/>
              <w:bottom w:val="single" w:sz="1" w:space="0" w:color="AED6F1"/>
              <w:right w:val="single" w:sz="1" w:space="0" w:color="AED6F1"/>
            </w:tcBorders>
            <w:tcMar>
              <w:top w:w="80" w:type="dxa"/>
              <w:left w:w="120" w:type="dxa"/>
              <w:bottom w:w="80" w:type="dxa"/>
              <w:right w:w="120" w:type="dxa"/>
            </w:tcMar>
          </w:tcPr>
          <w:p w14:paraId="26B26490" w14:textId="77777777" w:rsidR="004D095A" w:rsidRPr="00B56817" w:rsidRDefault="004D36B5">
            <w:pPr>
              <w:rPr>
                <w:rFonts w:ascii="Gadugi" w:hAnsi="Gadugi"/>
                <w:lang w:val="en-GB"/>
              </w:rPr>
            </w:pPr>
            <w:r w:rsidRPr="00B56817">
              <w:rPr>
                <w:rFonts w:ascii="Gadugi" w:hAnsi="Gadugi"/>
                <w:sz w:val="20"/>
                <w:szCs w:val="20"/>
                <w:lang w:val="en-GB"/>
              </w:rPr>
              <w:t>WOCAT Global Database</w:t>
            </w:r>
          </w:p>
        </w:tc>
      </w:tr>
      <w:tr w:rsidR="004D095A" w:rsidRPr="001C1678" w14:paraId="7F61E2C8" w14:textId="77777777" w:rsidTr="7B3DCC56">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4346356E" w14:textId="77777777" w:rsidR="004D095A" w:rsidRPr="00B56817" w:rsidRDefault="004D36B5">
            <w:pPr>
              <w:rPr>
                <w:rFonts w:ascii="Gadugi" w:hAnsi="Gadugi"/>
                <w:lang w:val="en-GB"/>
              </w:rPr>
            </w:pPr>
            <w:r w:rsidRPr="00B56817">
              <w:rPr>
                <w:rFonts w:ascii="Gadugi" w:hAnsi="Gadugi"/>
                <w:b/>
                <w:bCs/>
                <w:sz w:val="20"/>
                <w:szCs w:val="20"/>
                <w:lang w:val="en-GB"/>
              </w:rPr>
              <w:t>URL</w:t>
            </w:r>
          </w:p>
        </w:tc>
        <w:tc>
          <w:tcPr>
            <w:tcW w:w="69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777C875D" w14:textId="77777777" w:rsidR="004D095A" w:rsidRPr="00B56817" w:rsidRDefault="004D36B5">
            <w:pPr>
              <w:rPr>
                <w:rFonts w:ascii="Gadugi" w:hAnsi="Gadugi"/>
                <w:lang w:val="en-GB"/>
              </w:rPr>
            </w:pPr>
            <w:r w:rsidRPr="00B56817">
              <w:rPr>
                <w:rFonts w:ascii="Gadugi" w:hAnsi="Gadugi"/>
                <w:sz w:val="20"/>
                <w:szCs w:val="20"/>
                <w:lang w:val="en-GB"/>
              </w:rPr>
              <w:t>wocat.net</w:t>
            </w:r>
          </w:p>
        </w:tc>
      </w:tr>
      <w:tr w:rsidR="004D095A" w:rsidRPr="006B45D2" w14:paraId="706D78EB" w14:textId="77777777" w:rsidTr="7B3DCC56">
        <w:tc>
          <w:tcPr>
            <w:tcW w:w="2400" w:type="dxa"/>
            <w:tcBorders>
              <w:top w:val="single" w:sz="1" w:space="0" w:color="AED6F1"/>
              <w:left w:val="single" w:sz="1" w:space="0" w:color="AED6F1"/>
              <w:bottom w:val="single" w:sz="1" w:space="0" w:color="AED6F1"/>
              <w:right w:val="single" w:sz="1" w:space="0" w:color="AED6F1"/>
            </w:tcBorders>
            <w:tcMar>
              <w:top w:w="80" w:type="dxa"/>
              <w:left w:w="120" w:type="dxa"/>
              <w:bottom w:w="80" w:type="dxa"/>
              <w:right w:w="120" w:type="dxa"/>
            </w:tcMar>
          </w:tcPr>
          <w:p w14:paraId="6946175A" w14:textId="77777777" w:rsidR="004D095A" w:rsidRPr="00B56817" w:rsidRDefault="004D36B5">
            <w:pPr>
              <w:rPr>
                <w:rFonts w:ascii="Gadugi" w:hAnsi="Gadugi"/>
                <w:lang w:val="en-GB"/>
              </w:rPr>
            </w:pPr>
            <w:r w:rsidRPr="00B56817">
              <w:rPr>
                <w:rFonts w:ascii="Gadugi" w:hAnsi="Gadugi"/>
                <w:b/>
                <w:bCs/>
                <w:sz w:val="20"/>
                <w:szCs w:val="20"/>
                <w:lang w:val="en-GB"/>
              </w:rPr>
              <w:t>License Statement</w:t>
            </w:r>
          </w:p>
        </w:tc>
        <w:tc>
          <w:tcPr>
            <w:tcW w:w="6960" w:type="dxa"/>
            <w:tcBorders>
              <w:top w:val="single" w:sz="1" w:space="0" w:color="AED6F1"/>
              <w:left w:val="single" w:sz="1" w:space="0" w:color="AED6F1"/>
              <w:bottom w:val="single" w:sz="1" w:space="0" w:color="AED6F1"/>
              <w:right w:val="single" w:sz="1" w:space="0" w:color="AED6F1"/>
            </w:tcBorders>
            <w:tcMar>
              <w:top w:w="80" w:type="dxa"/>
              <w:left w:w="120" w:type="dxa"/>
              <w:bottom w:w="80" w:type="dxa"/>
              <w:right w:w="120" w:type="dxa"/>
            </w:tcMar>
          </w:tcPr>
          <w:p w14:paraId="40FACBE9" w14:textId="77777777" w:rsidR="004D095A" w:rsidRPr="00B56817" w:rsidRDefault="004D36B5">
            <w:pPr>
              <w:rPr>
                <w:rFonts w:ascii="Gadugi" w:hAnsi="Gadugi"/>
                <w:lang w:val="en-GB"/>
              </w:rPr>
            </w:pPr>
            <w:r w:rsidRPr="00B56817">
              <w:rPr>
                <w:rFonts w:ascii="Gadugi" w:hAnsi="Gadugi"/>
                <w:sz w:val="20"/>
                <w:szCs w:val="20"/>
                <w:lang w:val="en-GB"/>
              </w:rPr>
              <w:t>Licensed under CC BY-NC-SA 4.0. creativecommons.org/licenses/by-nc-sa/4.0/</w:t>
            </w:r>
          </w:p>
        </w:tc>
      </w:tr>
      <w:tr w:rsidR="004D095A" w:rsidRPr="006B45D2" w14:paraId="7538604D" w14:textId="77777777" w:rsidTr="7B3DCC56">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2C4AFF4" w14:textId="77777777" w:rsidR="004D095A" w:rsidRPr="00B56817" w:rsidRDefault="004D36B5">
            <w:pPr>
              <w:rPr>
                <w:rFonts w:ascii="Gadugi" w:hAnsi="Gadugi"/>
                <w:lang w:val="en-GB"/>
              </w:rPr>
            </w:pPr>
            <w:r w:rsidRPr="00B56817">
              <w:rPr>
                <w:rFonts w:ascii="Gadugi" w:hAnsi="Gadugi"/>
                <w:b/>
                <w:bCs/>
                <w:sz w:val="20"/>
                <w:szCs w:val="20"/>
                <w:lang w:val="en-GB"/>
              </w:rPr>
              <w:t>Access Date</w:t>
            </w:r>
          </w:p>
        </w:tc>
        <w:tc>
          <w:tcPr>
            <w:tcW w:w="69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E9F02BA" w14:textId="77777777" w:rsidR="004D095A" w:rsidRPr="00B56817" w:rsidRDefault="004D36B5">
            <w:pPr>
              <w:rPr>
                <w:rFonts w:ascii="Gadugi" w:hAnsi="Gadugi"/>
                <w:lang w:val="en-GB"/>
              </w:rPr>
            </w:pPr>
            <w:r w:rsidRPr="00B56817">
              <w:rPr>
                <w:rFonts w:ascii="Gadugi" w:hAnsi="Gadugi"/>
                <w:sz w:val="20"/>
                <w:szCs w:val="20"/>
                <w:lang w:val="en-GB"/>
              </w:rPr>
              <w:t>Month and year of data retrieval</w:t>
            </w:r>
          </w:p>
        </w:tc>
      </w:tr>
    </w:tbl>
    <w:p w14:paraId="0ED355CC" w14:textId="77777777" w:rsidR="004D095A" w:rsidRPr="00B56817" w:rsidRDefault="004D095A">
      <w:pPr>
        <w:spacing w:before="120"/>
        <w:rPr>
          <w:rFonts w:ascii="Gadugi" w:hAnsi="Gadugi"/>
          <w:lang w:val="en-GB"/>
        </w:rPr>
      </w:pPr>
    </w:p>
    <w:p w14:paraId="5C8F3545" w14:textId="77777777" w:rsidR="004D095A" w:rsidRPr="00B56817" w:rsidRDefault="004D36B5">
      <w:pPr>
        <w:spacing w:before="80" w:after="80"/>
        <w:rPr>
          <w:rFonts w:ascii="Gadugi" w:hAnsi="Gadugi"/>
          <w:lang w:val="en-GB"/>
        </w:rPr>
      </w:pPr>
      <w:r w:rsidRPr="00B56817">
        <w:rPr>
          <w:rFonts w:ascii="Gadugi" w:hAnsi="Gadugi"/>
          <w:lang w:val="en-GB"/>
        </w:rPr>
        <w:t>Recommended full citation format:</w:t>
      </w:r>
    </w:p>
    <w:p w14:paraId="7CFB80D0" w14:textId="29288546" w:rsidR="004D095A" w:rsidRPr="00B56817" w:rsidRDefault="69BA45C8" w:rsidP="4AC22CAA">
      <w:pPr>
        <w:pBdr>
          <w:left w:val="single" w:sz="12" w:space="8" w:color="1B4F72"/>
        </w:pBdr>
        <w:shd w:val="clear" w:color="auto" w:fill="D6EAF8"/>
        <w:spacing w:before="80" w:after="80"/>
        <w:ind w:left="720" w:right="720"/>
        <w:rPr>
          <w:rFonts w:ascii="Gadugi" w:hAnsi="Gadugi"/>
          <w:lang w:val="en-GB"/>
        </w:rPr>
      </w:pPr>
      <w:r w:rsidRPr="00B56817">
        <w:rPr>
          <w:rFonts w:ascii="Gadugi" w:hAnsi="Gadugi"/>
          <w:sz w:val="20"/>
          <w:szCs w:val="20"/>
          <w:lang w:val="en-GB"/>
        </w:rPr>
        <w:t xml:space="preserve">WOCAT Secretariat. (2025). </w:t>
      </w:r>
      <w:r w:rsidRPr="00B56817">
        <w:rPr>
          <w:rFonts w:ascii="Gadugi" w:hAnsi="Gadugi"/>
          <w:i/>
          <w:iCs/>
          <w:sz w:val="20"/>
          <w:szCs w:val="20"/>
          <w:lang w:val="en-GB"/>
        </w:rPr>
        <w:t>WOCAT Global Sustainable Land Management Database</w:t>
      </w:r>
      <w:r w:rsidRPr="00B56817">
        <w:rPr>
          <w:rFonts w:ascii="Gadugi" w:hAnsi="Gadugi"/>
          <w:sz w:val="20"/>
          <w:szCs w:val="20"/>
          <w:lang w:val="en-GB"/>
        </w:rPr>
        <w:t xml:space="preserve">. World Overview of Conservation Approaches and Technologies (WOCAT) and Centre for Development and Environment (CDE), University of Bern. </w:t>
      </w:r>
      <w:hyperlink r:id="rId18">
        <w:r w:rsidRPr="00B56817">
          <w:rPr>
            <w:rStyle w:val="Hyperlink"/>
            <w:rFonts w:ascii="Gadugi" w:hAnsi="Gadugi"/>
            <w:sz w:val="20"/>
            <w:szCs w:val="20"/>
            <w:lang w:val="en-GB"/>
          </w:rPr>
          <w:t>https://doi.org/10.48620/97493.</w:t>
        </w:r>
      </w:hyperlink>
      <w:r w:rsidR="004D36B5" w:rsidRPr="00B56817">
        <w:rPr>
          <w:rFonts w:ascii="Gadugi" w:hAnsi="Gadugi"/>
          <w:i/>
          <w:iCs/>
          <w:sz w:val="20"/>
          <w:szCs w:val="20"/>
          <w:lang w:val="en-GB"/>
        </w:rPr>
        <w:t xml:space="preserve"> Licensed under Creative Commons Attribution-NonCommercial-ShareAlike 4.0 International (CC BY-NC-SA 4.0).</w:t>
      </w:r>
    </w:p>
    <w:p w14:paraId="212C3EBF" w14:textId="77777777" w:rsidR="004D095A" w:rsidRPr="00B56817" w:rsidRDefault="004D095A">
      <w:pPr>
        <w:spacing w:before="300"/>
        <w:rPr>
          <w:rFonts w:ascii="Gadugi" w:hAnsi="Gadugi"/>
          <w:lang w:val="en-GB"/>
        </w:rPr>
      </w:pPr>
    </w:p>
    <w:p w14:paraId="396FF436" w14:textId="77777777" w:rsidR="004D095A" w:rsidRPr="00B56817" w:rsidRDefault="004D36B5">
      <w:pPr>
        <w:pBdr>
          <w:top w:val="single" w:sz="4" w:space="8" w:color="AED6F1"/>
        </w:pBdr>
        <w:spacing w:before="120"/>
        <w:jc w:val="center"/>
        <w:rPr>
          <w:rFonts w:ascii="Gadugi" w:hAnsi="Gadugi"/>
          <w:lang w:val="en-GB"/>
        </w:rPr>
      </w:pPr>
      <w:r w:rsidRPr="00B56817">
        <w:rPr>
          <w:rFonts w:ascii="Gadugi" w:hAnsi="Gadugi"/>
          <w:i/>
          <w:iCs/>
          <w:color w:val="888888"/>
          <w:sz w:val="18"/>
          <w:szCs w:val="18"/>
          <w:lang w:val="en-GB"/>
        </w:rPr>
        <w:t>© WOCAT Secretariat, University of Bern. This Agreement document is published under CC BY-NC-SA 4.0.</w:t>
      </w:r>
    </w:p>
    <w:sectPr w:rsidR="004D095A" w:rsidRPr="00B56817">
      <w:headerReference w:type="even" r:id="rId19"/>
      <w:headerReference w:type="default" r:id="rId20"/>
      <w:footerReference w:type="even" r:id="rId21"/>
      <w:footerReference w:type="default" r:id="rId22"/>
      <w:headerReference w:type="first" r:id="rId23"/>
      <w:footerReference w:type="first" r:id="rId24"/>
      <w:pgSz w:w="11906" w:h="16838"/>
      <w:pgMar w:top="1440" w:right="1260" w:bottom="126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tc" w:date="2026-07-03T16:47:00Z" w:initials="u">
    <w:p w14:paraId="3FE8DB42" w14:textId="17CC1185" w:rsidR="00017118" w:rsidRDefault="00017118">
      <w:pPr>
        <w:pStyle w:val="CommentText"/>
      </w:pPr>
      <w:r>
        <w:rPr>
          <w:rStyle w:val="CommentReference"/>
        </w:rPr>
        <w:annotationRef/>
      </w:r>
      <w:r>
        <w:t>Vertragspartei ist die Uni Bern. WOCAT Sekretariat und CDE sind keine eigenständigen Rechtspersonen.</w:t>
      </w:r>
    </w:p>
  </w:comment>
  <w:comment w:id="4" w:author="Uyttendaele, Sofia" w:date="2026-09-25T09:30:00Z" w:initials="SU">
    <w:p w14:paraId="2ABDED25" w14:textId="77777777" w:rsidR="0064276C" w:rsidRDefault="00B55439" w:rsidP="0064276C">
      <w:pPr>
        <w:pStyle w:val="CommentText"/>
      </w:pPr>
      <w:r>
        <w:rPr>
          <w:rStyle w:val="CommentReference"/>
        </w:rPr>
        <w:annotationRef/>
      </w:r>
      <w:r w:rsidR="0064276C">
        <w:t>Choose one of the two. I would suggest the 1</w:t>
      </w:r>
      <w:r w:rsidR="0064276C">
        <w:rPr>
          <w:vertAlign w:val="superscript"/>
        </w:rPr>
        <w:t>st</w:t>
      </w:r>
      <w:r w:rsidR="0064276C">
        <w:t xml:space="preserve"> one but instead of saying as is stated above, I would refer to Defenition 1.6 and 1.7 directly</w:t>
      </w:r>
    </w:p>
  </w:comment>
  <w:comment w:id="9" w:author="Uyttendaele, Sofia" w:date="2026-09-25T09:32:00Z" w:initials="SU">
    <w:p w14:paraId="77836DC7" w14:textId="785F9627" w:rsidR="00B55439" w:rsidRDefault="00B55439" w:rsidP="00B55439">
      <w:pPr>
        <w:pStyle w:val="CommentText"/>
      </w:pPr>
      <w:r>
        <w:rPr>
          <w:rStyle w:val="CommentReference"/>
        </w:rPr>
        <w:annotationRef/>
      </w:r>
      <w:r>
        <w:t>I would suggest to describe how it should be acknowledged. Do you want the WOCAT logo, or just a reference, and how would that reference look like?</w:t>
      </w:r>
    </w:p>
  </w:comment>
  <w:comment w:id="10" w:author="Lemann, Tatenda (CDE)" w:date="2026-09-15T15:35:00Z" w:initials="TL">
    <w:p w14:paraId="21B2D101" w14:textId="77777777" w:rsidR="00B269A4" w:rsidRDefault="00B269A4" w:rsidP="00B269A4">
      <w:pPr>
        <w:pStyle w:val="CommentText"/>
      </w:pPr>
      <w:r>
        <w:rPr>
          <w:rStyle w:val="CommentReference"/>
        </w:rPr>
        <w:annotationRef/>
      </w:r>
      <w:r>
        <w:rPr>
          <w:color w:val="0000FF"/>
        </w:rPr>
        <w:t xml:space="preserve">If donor-funded programmes and projects are developing open-access tools and platforms (that do not generate revenue) and intent to access the WOCAT API for integration of WOCAT Data into freely accessible portals and visualisation platforms, these entities running these programmes and projects shall reach out to the WOCAT Secretariat to identify potential collaboration mechanisms that will guarantee that the WOCAT Data is not only correctly used and displayed but that the platforms are not a duplication of existing WOCAT efforts and do add value to the end users. </w:t>
      </w:r>
    </w:p>
  </w:comment>
  <w:comment w:id="11" w:author="Uyttendaele, Sofia" w:date="2026-09-25T09:34:00Z" w:initials="SU">
    <w:p w14:paraId="2B524369" w14:textId="77777777" w:rsidR="00F778BB" w:rsidRDefault="00B55439" w:rsidP="00F778BB">
      <w:pPr>
        <w:pStyle w:val="CommentText"/>
      </w:pPr>
      <w:r>
        <w:rPr>
          <w:rStyle w:val="CommentReference"/>
        </w:rPr>
        <w:annotationRef/>
      </w:r>
      <w:r w:rsidR="00F778BB">
        <w:t>This is an important addition to the permitted  activities, I would suggest adding it somewhere here</w:t>
      </w:r>
    </w:p>
  </w:comment>
  <w:comment w:id="17" w:author="Uyttendaele, Sofia" w:date="2026-10-01T09:44:00Z" w:initials="SU">
    <w:p w14:paraId="2E69E9A2" w14:textId="77777777" w:rsidR="00CC3C1F" w:rsidRDefault="00BD4016" w:rsidP="00CC3C1F">
      <w:pPr>
        <w:pStyle w:val="CommentText"/>
      </w:pPr>
      <w:r>
        <w:rPr>
          <w:rStyle w:val="CommentReference"/>
        </w:rPr>
        <w:annotationRef/>
      </w:r>
      <w:r w:rsidR="00CC3C1F">
        <w:t>I see that institutions with a Project Agreement that includes WOCAT cost recovery are already granted free API access. Would this also cover institutions represented in the WOCAT Steering Committee, or would their position need to be addressed separately?</w:t>
      </w:r>
    </w:p>
    <w:p w14:paraId="3034CAB6" w14:textId="77777777" w:rsidR="00CC3C1F" w:rsidRDefault="00CC3C1F" w:rsidP="00CC3C1F">
      <w:pPr>
        <w:pStyle w:val="CommentText"/>
      </w:pPr>
      <w:r>
        <w:t>Given their role within WOCAT, I think it would be useful to make this explicit and consider exempting Steering Committee members from the Annual Fee and Initial Access Setup Fee for non-commercial API use.</w:t>
      </w:r>
    </w:p>
    <w:p w14:paraId="7451804E" w14:textId="77777777" w:rsidR="00CC3C1F" w:rsidRDefault="00CC3C1F" w:rsidP="00CC3C1F">
      <w:pPr>
        <w:pStyle w:val="CommentText"/>
      </w:pPr>
      <w:r>
        <w:t>If not already covered, one option could be to add:</w:t>
      </w:r>
    </w:p>
    <w:p w14:paraId="61289275" w14:textId="77777777" w:rsidR="00CC3C1F" w:rsidRDefault="00CC3C1F" w:rsidP="00CC3C1F">
      <w:pPr>
        <w:pStyle w:val="CommentText"/>
      </w:pPr>
      <w:r>
        <w:t>“Institutions formally represented in the WOCAT Steering Committee shall be exempt from the Annual Fee and Initial Access Setup Fee for the duration of their membership in the Steering Committee, for non-commercial API use.”</w:t>
      </w:r>
    </w:p>
  </w:comment>
  <w:comment w:id="18" w:author="Harari, Nicole (CDE)" w:date="2026-06-16T14:57:00Z" w:initials="NH">
    <w:p w14:paraId="4291160A" w14:textId="1B835DA5" w:rsidR="00895E81" w:rsidRDefault="00895E81" w:rsidP="00895E81">
      <w:pPr>
        <w:pStyle w:val="CommentText"/>
      </w:pPr>
      <w:r>
        <w:rPr>
          <w:rStyle w:val="CommentReference"/>
        </w:rPr>
        <w:annotationRef/>
      </w:r>
      <w:r>
        <w:t>Urs Balsiger</w:t>
      </w:r>
    </w:p>
  </w:comment>
  <w:comment w:id="19" w:author="Lemann, Tatenda (CDE)" w:date="2026-09-15T15:00:00Z" w:initials="LT">
    <w:p w14:paraId="268CA21E" w14:textId="5B426A67" w:rsidR="00DE2271" w:rsidRDefault="00DE2271">
      <w:pPr>
        <w:pStyle w:val="CommentText"/>
      </w:pPr>
      <w:r>
        <w:rPr>
          <w:rStyle w:val="CommentReference"/>
        </w:rPr>
        <w:annotationRef/>
      </w:r>
      <w:r w:rsidRPr="5400C993">
        <w:t>To be discussed with Steering Committee</w:t>
      </w:r>
    </w:p>
  </w:comment>
  <w:comment w:id="20" w:author="utc" w:date="2026-07-14T10:28:00Z" w:initials="u">
    <w:p w14:paraId="56C0C39F" w14:textId="425AD072" w:rsidR="00F51234" w:rsidRDefault="00F51234">
      <w:pPr>
        <w:pStyle w:val="CommentText"/>
      </w:pPr>
      <w:r>
        <w:rPr>
          <w:rStyle w:val="CommentReference"/>
        </w:rPr>
        <w:annotationRef/>
      </w:r>
      <w:r>
        <w:t>Was unter Public Use fällt ist ja oben bereits definiert</w:t>
      </w:r>
    </w:p>
  </w:comment>
  <w:comment w:id="22" w:author="Uyttendaele, Sofia" w:date="2026-09-25T12:21:00Z" w:initials="SU">
    <w:p w14:paraId="29FE0F97" w14:textId="77777777" w:rsidR="00EE646B" w:rsidRDefault="00EE646B" w:rsidP="00EE646B">
      <w:pPr>
        <w:pStyle w:val="CommentText"/>
      </w:pPr>
      <w:r>
        <w:rPr>
          <w:rStyle w:val="CommentReference"/>
        </w:rPr>
        <w:annotationRef/>
      </w:r>
      <w:r>
        <w:t>I would suggest 15 000</w:t>
      </w:r>
    </w:p>
  </w:comment>
  <w:comment w:id="23" w:author="Uyttendaele, Sofia" w:date="2026-09-25T12:20:00Z" w:initials="SU">
    <w:p w14:paraId="0C48F963" w14:textId="77777777" w:rsidR="00EE646B" w:rsidRDefault="00EE646B" w:rsidP="00EE646B">
      <w:pPr>
        <w:pStyle w:val="CommentText"/>
      </w:pPr>
      <w:r>
        <w:rPr>
          <w:rStyle w:val="CommentReference"/>
        </w:rPr>
        <w:annotationRef/>
      </w:r>
      <w:r>
        <w:t>I would suggest 100 000</w:t>
      </w:r>
    </w:p>
  </w:comment>
  <w:comment w:id="21" w:author="Lemann, Tatenda (CDE)" w:date="2026-09-23T00:38:00Z" w:initials="TL">
    <w:p w14:paraId="331D75CD" w14:textId="77777777" w:rsidR="006B45D2" w:rsidRDefault="00AD11B4" w:rsidP="006B45D2">
      <w:pPr>
        <w:pStyle w:val="CommentText"/>
      </w:pPr>
      <w:r>
        <w:rPr>
          <w:rStyle w:val="CommentReference"/>
        </w:rPr>
        <w:annotationRef/>
      </w:r>
      <w:r w:rsidR="006B45D2">
        <w:rPr>
          <w:lang w:val="en-US"/>
        </w:rPr>
        <w:t xml:space="preserve">This is only a very first draft for your review. We will then add these Tiers to the website to keep a certain flexibility if we have to change it over time. </w:t>
      </w:r>
    </w:p>
    <w:p w14:paraId="0C3CF665" w14:textId="77777777" w:rsidR="006B45D2" w:rsidRDefault="006B45D2" w:rsidP="006B45D2">
      <w:pPr>
        <w:pStyle w:val="CommentText"/>
      </w:pPr>
    </w:p>
    <w:p w14:paraId="38A773C5" w14:textId="77777777" w:rsidR="006B45D2" w:rsidRDefault="006B45D2" w:rsidP="006B45D2">
      <w:pPr>
        <w:pStyle w:val="CommentText"/>
      </w:pPr>
      <w:r>
        <w:rPr>
          <w:lang w:val="en-US"/>
        </w:rPr>
        <w:t>What do you think about the different tiers and the Annual fee??</w:t>
      </w:r>
    </w:p>
  </w:comment>
  <w:comment w:id="24" w:author="Harari, Nicole (CDE)" w:date="2026-09-14T17:27:00Z" w:initials="HN">
    <w:p w14:paraId="0DA06E55" w14:textId="3B8F1CE4" w:rsidR="00DE2271" w:rsidRDefault="00DE2271">
      <w:pPr>
        <w:pStyle w:val="CommentText"/>
      </w:pPr>
      <w:r>
        <w:rPr>
          <w:rStyle w:val="CommentReference"/>
        </w:rPr>
        <w:annotationRef/>
      </w:r>
      <w:r w:rsidRPr="3CA28042">
        <w:t>This should also apply to all CPs if the programme/ project/ entity requesting API access is NOT included in the WOCAT AWPB (and therewith the workload for the API is NOT covered through the AWPB).</w:t>
      </w:r>
    </w:p>
  </w:comment>
  <w:comment w:id="25" w:author="Uyttendaele, Sofia" w:date="2026-09-25T12:18:00Z" w:initials="SU">
    <w:p w14:paraId="3747EFB4" w14:textId="77777777" w:rsidR="00EE646B" w:rsidRDefault="00EE646B" w:rsidP="00EE646B">
      <w:pPr>
        <w:pStyle w:val="CommentText"/>
      </w:pPr>
      <w:r>
        <w:rPr>
          <w:rStyle w:val="CommentReference"/>
        </w:rPr>
        <w:annotationRef/>
      </w:r>
      <w:r>
        <w:t>I would suggest 1200</w:t>
      </w:r>
    </w:p>
  </w:comment>
  <w:comment w:id="26" w:author="Uyttendaele, Sofia" w:date="2026-09-25T12:18:00Z" w:initials="SU">
    <w:p w14:paraId="7B12BF90" w14:textId="77777777" w:rsidR="00EE646B" w:rsidRDefault="00EE646B" w:rsidP="00EE646B">
      <w:pPr>
        <w:pStyle w:val="CommentText"/>
      </w:pPr>
      <w:r>
        <w:rPr>
          <w:rStyle w:val="CommentReference"/>
        </w:rPr>
        <w:annotationRef/>
      </w:r>
      <w:r>
        <w:t>With the suggestion of 1200 per day this would become 6000</w:t>
      </w:r>
    </w:p>
  </w:comment>
  <w:comment w:id="27" w:author="Uyttendaele, Sofia" w:date="2026-09-25T09:46:00Z" w:initials="SU">
    <w:p w14:paraId="6F070B44" w14:textId="77777777" w:rsidR="00282BD4" w:rsidRDefault="00282BD4" w:rsidP="00282BD4">
      <w:pPr>
        <w:pStyle w:val="CommentText"/>
      </w:pPr>
      <w:r>
        <w:rPr>
          <w:rStyle w:val="CommentReference"/>
        </w:rPr>
        <w:annotationRef/>
      </w:r>
      <w:r>
        <w:t>Do you mean article 4.5 and 4.6?</w:t>
      </w:r>
    </w:p>
  </w:comment>
  <w:comment w:id="28" w:author="Uyttendaele, Sofia" w:date="2026-09-25T12:17:00Z" w:initials="SU">
    <w:p w14:paraId="65187253" w14:textId="77777777" w:rsidR="00EE646B" w:rsidRDefault="00EE646B" w:rsidP="00EE646B">
      <w:pPr>
        <w:pStyle w:val="CommentText"/>
      </w:pPr>
      <w:r>
        <w:rPr>
          <w:rStyle w:val="CommentReference"/>
        </w:rPr>
        <w:annotationRef/>
      </w:r>
      <w:r>
        <w:t>I would suggest 1200</w:t>
      </w:r>
    </w:p>
  </w:comment>
  <w:comment w:id="29" w:author="Lemann, Tatenda (CDE)" w:date="2026-07-10T11:18:00Z" w:initials="TL">
    <w:p w14:paraId="6BE24770" w14:textId="77777777" w:rsidR="00CD788C" w:rsidRDefault="00CD788C" w:rsidP="00CD788C">
      <w:pPr>
        <w:pStyle w:val="CommentText"/>
      </w:pPr>
      <w:r>
        <w:rPr>
          <w:rStyle w:val="CommentReference"/>
        </w:rPr>
        <w:annotationRef/>
      </w:r>
      <w:r>
        <w:rPr>
          <w:lang w:val="en-US"/>
        </w:rPr>
        <w:t>I think we should add something for project partners. Does that make sense?</w:t>
      </w:r>
    </w:p>
  </w:comment>
  <w:comment w:id="32" w:author="Harari, Nicole (CDE)" w:date="2026-07-08T14:27:00Z" w:initials="NH">
    <w:p w14:paraId="4A1043B4" w14:textId="77777777" w:rsidR="00F90E18" w:rsidRDefault="00F90E18" w:rsidP="00F90E18">
      <w:pPr>
        <w:pStyle w:val="CommentText"/>
      </w:pPr>
      <w:r>
        <w:rPr>
          <w:rStyle w:val="CommentReference"/>
        </w:rPr>
        <w:annotationRef/>
      </w:r>
      <w:r>
        <w:t>I think we need something like this somewhere!</w:t>
      </w:r>
    </w:p>
    <w:p w14:paraId="6D022CDA" w14:textId="77777777" w:rsidR="00F90E18" w:rsidRDefault="00F90E18" w:rsidP="00F90E18">
      <w:pPr>
        <w:pStyle w:val="CommentText"/>
      </w:pPr>
    </w:p>
    <w:p w14:paraId="077F8695" w14:textId="77777777" w:rsidR="00F90E18" w:rsidRDefault="00F90E18" w:rsidP="00F90E18">
      <w:pPr>
        <w:pStyle w:val="CommentText"/>
      </w:pPr>
      <w:r>
        <w:t>Otherwise, how are we going to receive funding from anyone in the Global South, even if they run projects of millions of dollars…</w:t>
      </w:r>
    </w:p>
    <w:p w14:paraId="47F92B74" w14:textId="77777777" w:rsidR="00F90E18" w:rsidRDefault="00F90E18" w:rsidP="00F90E18">
      <w:pPr>
        <w:pStyle w:val="CommentText"/>
      </w:pPr>
    </w:p>
  </w:comment>
  <w:comment w:id="34" w:author="utc" w:date="2026-07-03T16:24:00Z" w:initials="u">
    <w:p w14:paraId="2FD3D25C" w14:textId="7B42FC30" w:rsidR="00DA7376" w:rsidRDefault="00DA7376">
      <w:pPr>
        <w:pStyle w:val="CommentText"/>
      </w:pPr>
      <w:r>
        <w:rPr>
          <w:rStyle w:val="CommentReference"/>
        </w:rPr>
        <w:annotationRef/>
      </w:r>
      <w:r>
        <w:t>sind nicht alles "Uses"</w:t>
      </w:r>
    </w:p>
  </w:comment>
  <w:comment w:id="35" w:author="Lemann, Tatenda (CDE)" w:date="2026-09-15T15:37:00Z" w:initials="TL">
    <w:p w14:paraId="2D3A2A98" w14:textId="77777777" w:rsidR="00B269A4" w:rsidRDefault="00B269A4" w:rsidP="00B269A4">
      <w:pPr>
        <w:pStyle w:val="CommentText"/>
      </w:pPr>
      <w:r>
        <w:rPr>
          <w:rStyle w:val="CommentReference"/>
        </w:rPr>
        <w:annotationRef/>
      </w:r>
      <w:r>
        <w:rPr>
          <w:lang w:val="en-US"/>
        </w:rPr>
        <w:t>To be discussed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E8DB42" w15:done="1"/>
  <w15:commentEx w15:paraId="2ABDED25" w15:done="0"/>
  <w15:commentEx w15:paraId="77836DC7" w15:done="0"/>
  <w15:commentEx w15:paraId="21B2D101" w15:done="0"/>
  <w15:commentEx w15:paraId="2B524369" w15:paraIdParent="21B2D101" w15:done="0"/>
  <w15:commentEx w15:paraId="61289275" w15:done="0"/>
  <w15:commentEx w15:paraId="4291160A" w15:done="1"/>
  <w15:commentEx w15:paraId="268CA21E" w15:done="0"/>
  <w15:commentEx w15:paraId="56C0C39F" w15:done="1"/>
  <w15:commentEx w15:paraId="29FE0F97" w15:done="0"/>
  <w15:commentEx w15:paraId="0C48F963" w15:done="0"/>
  <w15:commentEx w15:paraId="38A773C5" w15:done="0"/>
  <w15:commentEx w15:paraId="0DA06E55" w15:done="0"/>
  <w15:commentEx w15:paraId="3747EFB4" w15:done="0"/>
  <w15:commentEx w15:paraId="7B12BF90" w15:done="0"/>
  <w15:commentEx w15:paraId="6F070B44" w15:done="0"/>
  <w15:commentEx w15:paraId="65187253" w15:done="0"/>
  <w15:commentEx w15:paraId="6BE24770" w15:done="0"/>
  <w15:commentEx w15:paraId="47F92B74" w15:done="0"/>
  <w15:commentEx w15:paraId="2FD3D25C" w15:done="1"/>
  <w15:commentEx w15:paraId="2D3A2A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7AAFAE" w16cex:dateUtc="2026-07-03T14:47:00Z"/>
  <w16cex:commentExtensible w16cex:durableId="0D899792" w16cex:dateUtc="2026-09-25T07:30:00Z"/>
  <w16cex:commentExtensible w16cex:durableId="4813B726" w16cex:dateUtc="2026-09-25T07:32:00Z"/>
  <w16cex:commentExtensible w16cex:durableId="4987301C" w16cex:dateUtc="2026-09-15T13:35:00Z"/>
  <w16cex:commentExtensible w16cex:durableId="20054BD7" w16cex:dateUtc="2026-09-25T07:34:00Z"/>
  <w16cex:commentExtensible w16cex:durableId="099C7D52" w16cex:dateUtc="2026-10-01T07:44:00Z"/>
  <w16cex:commentExtensible w16cex:durableId="53EED7E3" w16cex:dateUtc="2026-06-16T12:57:00Z"/>
  <w16cex:commentExtensible w16cex:durableId="081DB743" w16cex:dateUtc="2026-09-15T13:00:00Z"/>
  <w16cex:commentExtensible w16cex:durableId="6015833C" w16cex:dateUtc="2026-07-14T08:28:00Z"/>
  <w16cex:commentExtensible w16cex:durableId="6D632634" w16cex:dateUtc="2026-09-25T10:21:00Z"/>
  <w16cex:commentExtensible w16cex:durableId="7DBE9D3D" w16cex:dateUtc="2026-09-25T10:20:00Z"/>
  <w16cex:commentExtensible w16cex:durableId="24F300F3" w16cex:dateUtc="2026-09-22T22:38:00Z"/>
  <w16cex:commentExtensible w16cex:durableId="47727E6F" w16cex:dateUtc="2026-09-14T15:27:00Z"/>
  <w16cex:commentExtensible w16cex:durableId="3A521B80" w16cex:dateUtc="2026-09-25T10:18:00Z"/>
  <w16cex:commentExtensible w16cex:durableId="4BE56E9A" w16cex:dateUtc="2026-09-25T10:18:00Z"/>
  <w16cex:commentExtensible w16cex:durableId="69EA3B89" w16cex:dateUtc="2026-09-25T07:46:00Z"/>
  <w16cex:commentExtensible w16cex:durableId="2DC55672" w16cex:dateUtc="2026-09-25T10:17:00Z"/>
  <w16cex:commentExtensible w16cex:durableId="3A44DF94" w16cex:dateUtc="2026-07-10T09:18:00Z"/>
  <w16cex:commentExtensible w16cex:durableId="180B7A8B" w16cex:dateUtc="2026-07-08T12:27:00Z"/>
  <w16cex:commentExtensible w16cex:durableId="606F1C6B" w16cex:dateUtc="2026-07-03T14:24:00Z"/>
  <w16cex:commentExtensible w16cex:durableId="5B97FEA5" w16cex:dateUtc="2026-09-15T1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E8DB42" w16cid:durableId="5B7AAFAE"/>
  <w16cid:commentId w16cid:paraId="2ABDED25" w16cid:durableId="0D899792"/>
  <w16cid:commentId w16cid:paraId="77836DC7" w16cid:durableId="4813B726"/>
  <w16cid:commentId w16cid:paraId="21B2D101" w16cid:durableId="4987301C"/>
  <w16cid:commentId w16cid:paraId="2B524369" w16cid:durableId="20054BD7"/>
  <w16cid:commentId w16cid:paraId="61289275" w16cid:durableId="099C7D52"/>
  <w16cid:commentId w16cid:paraId="4291160A" w16cid:durableId="53EED7E3"/>
  <w16cid:commentId w16cid:paraId="268CA21E" w16cid:durableId="081DB743"/>
  <w16cid:commentId w16cid:paraId="56C0C39F" w16cid:durableId="6015833C"/>
  <w16cid:commentId w16cid:paraId="29FE0F97" w16cid:durableId="6D632634"/>
  <w16cid:commentId w16cid:paraId="0C48F963" w16cid:durableId="7DBE9D3D"/>
  <w16cid:commentId w16cid:paraId="38A773C5" w16cid:durableId="24F300F3"/>
  <w16cid:commentId w16cid:paraId="0DA06E55" w16cid:durableId="47727E6F"/>
  <w16cid:commentId w16cid:paraId="3747EFB4" w16cid:durableId="3A521B80"/>
  <w16cid:commentId w16cid:paraId="7B12BF90" w16cid:durableId="4BE56E9A"/>
  <w16cid:commentId w16cid:paraId="6F070B44" w16cid:durableId="69EA3B89"/>
  <w16cid:commentId w16cid:paraId="65187253" w16cid:durableId="2DC55672"/>
  <w16cid:commentId w16cid:paraId="6BE24770" w16cid:durableId="3A44DF94"/>
  <w16cid:commentId w16cid:paraId="47F92B74" w16cid:durableId="180B7A8B"/>
  <w16cid:commentId w16cid:paraId="2FD3D25C" w16cid:durableId="606F1C6B"/>
  <w16cid:commentId w16cid:paraId="2D3A2A98" w16cid:durableId="5B97FE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64455" w14:textId="77777777" w:rsidR="00021372" w:rsidRDefault="00021372">
      <w:r>
        <w:separator/>
      </w:r>
    </w:p>
  </w:endnote>
  <w:endnote w:type="continuationSeparator" w:id="0">
    <w:p w14:paraId="0385CB3B" w14:textId="77777777" w:rsidR="00021372" w:rsidRDefault="00021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02CF" w14:textId="77777777" w:rsidR="00984C51" w:rsidRDefault="00984C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4EDCB" w14:textId="77777777" w:rsidR="004D095A" w:rsidRPr="009F733D" w:rsidRDefault="7B3DCC56" w:rsidP="7B3DCC56">
    <w:pPr>
      <w:pBdr>
        <w:top w:val="single" w:sz="4" w:space="4" w:color="AED6F1"/>
      </w:pBdr>
      <w:spacing w:before="80"/>
      <w:jc w:val="center"/>
      <w:rPr>
        <w:lang w:val="en-US"/>
      </w:rPr>
    </w:pPr>
    <w:r w:rsidRPr="7B3DCC56">
      <w:rPr>
        <w:color w:val="888888"/>
        <w:sz w:val="16"/>
        <w:szCs w:val="16"/>
        <w:lang w:val="en-US"/>
      </w:rPr>
      <w:t>WOCAT Secretariat  |  Centre for Development and Environment (CDE), University of Bern  |  wocat.net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D8F7" w14:textId="77777777" w:rsidR="00984C51" w:rsidRDefault="00984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6D6CE" w14:textId="77777777" w:rsidR="00021372" w:rsidRDefault="00021372">
      <w:r>
        <w:separator/>
      </w:r>
    </w:p>
  </w:footnote>
  <w:footnote w:type="continuationSeparator" w:id="0">
    <w:p w14:paraId="7925D156" w14:textId="77777777" w:rsidR="00021372" w:rsidRDefault="00021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7F70B" w14:textId="77777777" w:rsidR="00984C51" w:rsidRDefault="00984C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357C" w14:textId="3278ABB5" w:rsidR="004D095A" w:rsidRPr="009F733D" w:rsidRDefault="008E5941" w:rsidP="689A5E93">
    <w:pPr>
      <w:pBdr>
        <w:bottom w:val="single" w:sz="6" w:space="4" w:color="1B4F72"/>
      </w:pBdr>
      <w:spacing w:after="160" w:line="259" w:lineRule="auto"/>
      <w:jc w:val="right"/>
      <w:rPr>
        <w:rFonts w:ascii="Gadugi" w:hAnsi="Gadugi"/>
        <w:color w:val="E97132" w:themeColor="accent2"/>
        <w:lang w:val="en-US"/>
      </w:rPr>
    </w:pPr>
    <w:r w:rsidRPr="00B56817">
      <w:rPr>
        <w:rFonts w:ascii="Gadugi" w:hAnsi="Gadugi"/>
        <w:color w:val="80340D" w:themeColor="accent2" w:themeShade="80"/>
        <w:lang w:val="en-US"/>
      </w:rPr>
      <w:tab/>
    </w:r>
    <w:r w:rsidRPr="00B56817">
      <w:rPr>
        <w:rFonts w:ascii="Gadugi" w:hAnsi="Gadugi"/>
        <w:color w:val="80340D" w:themeColor="accent2" w:themeShade="80"/>
        <w:lang w:val="en-US"/>
      </w:rPr>
      <w:tab/>
    </w:r>
    <w:r w:rsidRPr="00B56817">
      <w:rPr>
        <w:rFonts w:ascii="Gadugi" w:hAnsi="Gadugi"/>
        <w:color w:val="80340D" w:themeColor="accent2" w:themeShade="80"/>
        <w:lang w:val="en-US"/>
      </w:rPr>
      <w:tab/>
    </w:r>
    <w:r w:rsidR="689A5E93" w:rsidRPr="00B56817">
      <w:rPr>
        <w:rFonts w:ascii="Gadugi" w:hAnsi="Gadugi"/>
        <w:b/>
        <w:bCs/>
        <w:color w:val="80340D" w:themeColor="accent2" w:themeShade="80"/>
        <w:sz w:val="18"/>
        <w:szCs w:val="18"/>
        <w:lang w:val="en-US"/>
      </w:rPr>
      <w:t xml:space="preserve">WOCAT API Access </w:t>
    </w:r>
    <w:r w:rsidR="689A5E93" w:rsidRPr="689A5E93">
      <w:rPr>
        <w:rFonts w:ascii="Gadugi" w:hAnsi="Gadugi"/>
        <w:b/>
        <w:bCs/>
        <w:color w:val="80340D" w:themeColor="accent2" w:themeShade="80"/>
        <w:sz w:val="18"/>
        <w:szCs w:val="18"/>
        <w:lang w:val="en-US"/>
      </w:rPr>
      <w:t>Agreement</w:t>
    </w:r>
    <w:r w:rsidR="689A5E93" w:rsidRPr="00B56817">
      <w:rPr>
        <w:rFonts w:ascii="Gadugi" w:hAnsi="Gadugi"/>
        <w:color w:val="80340D" w:themeColor="accent2" w:themeShade="80"/>
        <w:sz w:val="18"/>
        <w:szCs w:val="18"/>
        <w:lang w:val="en-US"/>
      </w:rPr>
      <w:t xml:space="preserve">  |</w:t>
    </w:r>
    <w:r w:rsidR="689A5E93" w:rsidRPr="689A5E93">
      <w:rPr>
        <w:rFonts w:ascii="Gadugi" w:hAnsi="Gadugi"/>
        <w:color w:val="80340D" w:themeColor="accent2" w:themeShade="80"/>
        <w:sz w:val="18"/>
        <w:szCs w:val="18"/>
        <w:lang w:val="en-US"/>
      </w:rPr>
      <w:t xml:space="preserve">  </w:t>
    </w:r>
    <w:r w:rsidR="689A5E93" w:rsidRPr="00B56817">
      <w:rPr>
        <w:rFonts w:ascii="Gadugi" w:hAnsi="Gadugi"/>
        <w:color w:val="E97132" w:themeColor="accent2"/>
        <w:sz w:val="18"/>
        <w:szCs w:val="18"/>
        <w:lang w:val="en-US"/>
      </w:rPr>
      <w:t xml:space="preserve">Version </w:t>
    </w:r>
    <w:r w:rsidR="689A5E93" w:rsidRPr="689A5E93">
      <w:rPr>
        <w:rFonts w:ascii="Gadugi" w:hAnsi="Gadugi"/>
        <w:color w:val="E97132" w:themeColor="accent2"/>
        <w:sz w:val="18"/>
        <w:szCs w:val="18"/>
        <w:lang w:val="en-US"/>
      </w:rPr>
      <w:t>SC  |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69A9C" w14:textId="77777777" w:rsidR="00984C51" w:rsidRDefault="00984C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5574"/>
    <w:multiLevelType w:val="hybridMultilevel"/>
    <w:tmpl w:val="31C01C3E"/>
    <w:lvl w:ilvl="0" w:tplc="EE8AB8AC">
      <w:start w:val="1"/>
      <w:numFmt w:val="decimal"/>
      <w:lvlText w:val="%1."/>
      <w:lvlJc w:val="left"/>
      <w:pPr>
        <w:ind w:left="720" w:hanging="360"/>
      </w:pPr>
    </w:lvl>
    <w:lvl w:ilvl="1" w:tplc="0F5805F8">
      <w:numFmt w:val="decimal"/>
      <w:lvlText w:val=""/>
      <w:lvlJc w:val="left"/>
    </w:lvl>
    <w:lvl w:ilvl="2" w:tplc="4F447AF2">
      <w:numFmt w:val="decimal"/>
      <w:lvlText w:val=""/>
      <w:lvlJc w:val="left"/>
    </w:lvl>
    <w:lvl w:ilvl="3" w:tplc="0B0C321A">
      <w:numFmt w:val="decimal"/>
      <w:lvlText w:val=""/>
      <w:lvlJc w:val="left"/>
    </w:lvl>
    <w:lvl w:ilvl="4" w:tplc="5D96DB6A">
      <w:numFmt w:val="decimal"/>
      <w:lvlText w:val=""/>
      <w:lvlJc w:val="left"/>
    </w:lvl>
    <w:lvl w:ilvl="5" w:tplc="12FCD120">
      <w:numFmt w:val="decimal"/>
      <w:lvlText w:val=""/>
      <w:lvlJc w:val="left"/>
    </w:lvl>
    <w:lvl w:ilvl="6" w:tplc="5B58BFC6">
      <w:numFmt w:val="decimal"/>
      <w:lvlText w:val=""/>
      <w:lvlJc w:val="left"/>
    </w:lvl>
    <w:lvl w:ilvl="7" w:tplc="BB82FEB6">
      <w:numFmt w:val="decimal"/>
      <w:lvlText w:val=""/>
      <w:lvlJc w:val="left"/>
    </w:lvl>
    <w:lvl w:ilvl="8" w:tplc="4076737C">
      <w:numFmt w:val="decimal"/>
      <w:lvlText w:val=""/>
      <w:lvlJc w:val="left"/>
    </w:lvl>
  </w:abstractNum>
  <w:abstractNum w:abstractNumId="1" w15:restartNumberingAfterBreak="0">
    <w:nsid w:val="0ECA03EC"/>
    <w:multiLevelType w:val="hybridMultilevel"/>
    <w:tmpl w:val="2C10EBE8"/>
    <w:lvl w:ilvl="0" w:tplc="D4A66A22">
      <w:start w:val="1"/>
      <w:numFmt w:val="bullet"/>
      <w:lvlText w:val="–"/>
      <w:lvlJc w:val="left"/>
      <w:pPr>
        <w:ind w:left="1080" w:hanging="360"/>
      </w:pPr>
    </w:lvl>
    <w:lvl w:ilvl="1" w:tplc="FBD4B868">
      <w:numFmt w:val="decimal"/>
      <w:lvlText w:val=""/>
      <w:lvlJc w:val="left"/>
    </w:lvl>
    <w:lvl w:ilvl="2" w:tplc="0874AA48">
      <w:numFmt w:val="decimal"/>
      <w:lvlText w:val=""/>
      <w:lvlJc w:val="left"/>
    </w:lvl>
    <w:lvl w:ilvl="3" w:tplc="1CBCD144">
      <w:numFmt w:val="decimal"/>
      <w:lvlText w:val=""/>
      <w:lvlJc w:val="left"/>
    </w:lvl>
    <w:lvl w:ilvl="4" w:tplc="BBE4A480">
      <w:numFmt w:val="decimal"/>
      <w:lvlText w:val=""/>
      <w:lvlJc w:val="left"/>
    </w:lvl>
    <w:lvl w:ilvl="5" w:tplc="47387DFE">
      <w:numFmt w:val="decimal"/>
      <w:lvlText w:val=""/>
      <w:lvlJc w:val="left"/>
    </w:lvl>
    <w:lvl w:ilvl="6" w:tplc="F21811C8">
      <w:numFmt w:val="decimal"/>
      <w:lvlText w:val=""/>
      <w:lvlJc w:val="left"/>
    </w:lvl>
    <w:lvl w:ilvl="7" w:tplc="9DDA3E18">
      <w:numFmt w:val="decimal"/>
      <w:lvlText w:val=""/>
      <w:lvlJc w:val="left"/>
    </w:lvl>
    <w:lvl w:ilvl="8" w:tplc="92C29162">
      <w:numFmt w:val="decimal"/>
      <w:lvlText w:val=""/>
      <w:lvlJc w:val="left"/>
    </w:lvl>
  </w:abstractNum>
  <w:abstractNum w:abstractNumId="2" w15:restartNumberingAfterBreak="0">
    <w:nsid w:val="174D2CA8"/>
    <w:multiLevelType w:val="hybridMultilevel"/>
    <w:tmpl w:val="EEB2B580"/>
    <w:lvl w:ilvl="0" w:tplc="641017AE">
      <w:start w:val="1"/>
      <w:numFmt w:val="bullet"/>
      <w:lvlText w:val="•"/>
      <w:lvlJc w:val="left"/>
      <w:pPr>
        <w:ind w:left="720" w:hanging="360"/>
      </w:pPr>
    </w:lvl>
    <w:lvl w:ilvl="1" w:tplc="C1E62B04">
      <w:numFmt w:val="decimal"/>
      <w:lvlText w:val=""/>
      <w:lvlJc w:val="left"/>
    </w:lvl>
    <w:lvl w:ilvl="2" w:tplc="AFD4E1FA">
      <w:numFmt w:val="decimal"/>
      <w:lvlText w:val=""/>
      <w:lvlJc w:val="left"/>
    </w:lvl>
    <w:lvl w:ilvl="3" w:tplc="DFB6DF70">
      <w:numFmt w:val="decimal"/>
      <w:lvlText w:val=""/>
      <w:lvlJc w:val="left"/>
    </w:lvl>
    <w:lvl w:ilvl="4" w:tplc="9108520A">
      <w:numFmt w:val="decimal"/>
      <w:lvlText w:val=""/>
      <w:lvlJc w:val="left"/>
    </w:lvl>
    <w:lvl w:ilvl="5" w:tplc="9D8A4506">
      <w:numFmt w:val="decimal"/>
      <w:lvlText w:val=""/>
      <w:lvlJc w:val="left"/>
    </w:lvl>
    <w:lvl w:ilvl="6" w:tplc="476EA496">
      <w:numFmt w:val="decimal"/>
      <w:lvlText w:val=""/>
      <w:lvlJc w:val="left"/>
    </w:lvl>
    <w:lvl w:ilvl="7" w:tplc="8CE25DA0">
      <w:numFmt w:val="decimal"/>
      <w:lvlText w:val=""/>
      <w:lvlJc w:val="left"/>
    </w:lvl>
    <w:lvl w:ilvl="8" w:tplc="17464020">
      <w:numFmt w:val="decimal"/>
      <w:lvlText w:val=""/>
      <w:lvlJc w:val="left"/>
    </w:lvl>
  </w:abstractNum>
  <w:abstractNum w:abstractNumId="3" w15:restartNumberingAfterBreak="0">
    <w:nsid w:val="1A5A1E99"/>
    <w:multiLevelType w:val="hybridMultilevel"/>
    <w:tmpl w:val="0B2AA434"/>
    <w:lvl w:ilvl="0" w:tplc="04EC195C">
      <w:start w:val="1"/>
      <w:numFmt w:val="bullet"/>
      <w:lvlText w:val="•"/>
      <w:lvlJc w:val="left"/>
      <w:pPr>
        <w:ind w:left="720" w:hanging="360"/>
      </w:pPr>
    </w:lvl>
    <w:lvl w:ilvl="1" w:tplc="3B8CF29C">
      <w:numFmt w:val="decimal"/>
      <w:lvlText w:val=""/>
      <w:lvlJc w:val="left"/>
      <w:pPr>
        <w:ind w:left="0" w:firstLine="0"/>
      </w:pPr>
    </w:lvl>
    <w:lvl w:ilvl="2" w:tplc="105E5CFC">
      <w:numFmt w:val="decimal"/>
      <w:lvlText w:val=""/>
      <w:lvlJc w:val="left"/>
      <w:pPr>
        <w:ind w:left="0" w:firstLine="0"/>
      </w:pPr>
    </w:lvl>
    <w:lvl w:ilvl="3" w:tplc="8FDE9928">
      <w:numFmt w:val="decimal"/>
      <w:lvlText w:val=""/>
      <w:lvlJc w:val="left"/>
      <w:pPr>
        <w:ind w:left="0" w:firstLine="0"/>
      </w:pPr>
    </w:lvl>
    <w:lvl w:ilvl="4" w:tplc="3B603BB2">
      <w:numFmt w:val="decimal"/>
      <w:lvlText w:val=""/>
      <w:lvlJc w:val="left"/>
      <w:pPr>
        <w:ind w:left="0" w:firstLine="0"/>
      </w:pPr>
    </w:lvl>
    <w:lvl w:ilvl="5" w:tplc="7C9E1A74">
      <w:numFmt w:val="decimal"/>
      <w:lvlText w:val=""/>
      <w:lvlJc w:val="left"/>
      <w:pPr>
        <w:ind w:left="0" w:firstLine="0"/>
      </w:pPr>
    </w:lvl>
    <w:lvl w:ilvl="6" w:tplc="189C7676">
      <w:numFmt w:val="decimal"/>
      <w:lvlText w:val=""/>
      <w:lvlJc w:val="left"/>
      <w:pPr>
        <w:ind w:left="0" w:firstLine="0"/>
      </w:pPr>
    </w:lvl>
    <w:lvl w:ilvl="7" w:tplc="0EE491AE">
      <w:numFmt w:val="decimal"/>
      <w:lvlText w:val=""/>
      <w:lvlJc w:val="left"/>
      <w:pPr>
        <w:ind w:left="0" w:firstLine="0"/>
      </w:pPr>
    </w:lvl>
    <w:lvl w:ilvl="8" w:tplc="3C666FD8">
      <w:numFmt w:val="decimal"/>
      <w:lvlText w:val=""/>
      <w:lvlJc w:val="left"/>
      <w:pPr>
        <w:ind w:left="0" w:firstLine="0"/>
      </w:pPr>
    </w:lvl>
  </w:abstractNum>
  <w:abstractNum w:abstractNumId="4" w15:restartNumberingAfterBreak="0">
    <w:nsid w:val="206D3FD2"/>
    <w:multiLevelType w:val="hybridMultilevel"/>
    <w:tmpl w:val="5758250C"/>
    <w:lvl w:ilvl="0" w:tplc="89AAC3DE">
      <w:start w:val="1"/>
      <w:numFmt w:val="bullet"/>
      <w:lvlText w:val="•"/>
      <w:lvlJc w:val="left"/>
      <w:pPr>
        <w:ind w:left="720" w:hanging="360"/>
      </w:pPr>
    </w:lvl>
    <w:lvl w:ilvl="1" w:tplc="8FA41172">
      <w:numFmt w:val="decimal"/>
      <w:lvlText w:val=""/>
      <w:lvlJc w:val="left"/>
    </w:lvl>
    <w:lvl w:ilvl="2" w:tplc="94FAE7B2">
      <w:numFmt w:val="decimal"/>
      <w:lvlText w:val=""/>
      <w:lvlJc w:val="left"/>
    </w:lvl>
    <w:lvl w:ilvl="3" w:tplc="5EC28EC0">
      <w:numFmt w:val="decimal"/>
      <w:lvlText w:val=""/>
      <w:lvlJc w:val="left"/>
    </w:lvl>
    <w:lvl w:ilvl="4" w:tplc="C3201A5E">
      <w:numFmt w:val="decimal"/>
      <w:lvlText w:val=""/>
      <w:lvlJc w:val="left"/>
    </w:lvl>
    <w:lvl w:ilvl="5" w:tplc="03F675CC">
      <w:numFmt w:val="decimal"/>
      <w:lvlText w:val=""/>
      <w:lvlJc w:val="left"/>
    </w:lvl>
    <w:lvl w:ilvl="6" w:tplc="A81CB7B4">
      <w:numFmt w:val="decimal"/>
      <w:lvlText w:val=""/>
      <w:lvlJc w:val="left"/>
    </w:lvl>
    <w:lvl w:ilvl="7" w:tplc="21D693B2">
      <w:numFmt w:val="decimal"/>
      <w:lvlText w:val=""/>
      <w:lvlJc w:val="left"/>
    </w:lvl>
    <w:lvl w:ilvl="8" w:tplc="BF7C83FC">
      <w:numFmt w:val="decimal"/>
      <w:lvlText w:val=""/>
      <w:lvlJc w:val="left"/>
    </w:lvl>
  </w:abstractNum>
  <w:abstractNum w:abstractNumId="5" w15:restartNumberingAfterBreak="0">
    <w:nsid w:val="43C93554"/>
    <w:multiLevelType w:val="hybridMultilevel"/>
    <w:tmpl w:val="2B3E609C"/>
    <w:lvl w:ilvl="0" w:tplc="D25EE0EA">
      <w:start w:val="1"/>
      <w:numFmt w:val="bullet"/>
      <w:lvlText w:val="–"/>
      <w:lvlJc w:val="left"/>
      <w:pPr>
        <w:ind w:left="1080" w:hanging="360"/>
      </w:pPr>
    </w:lvl>
    <w:lvl w:ilvl="1" w:tplc="062C069C">
      <w:numFmt w:val="decimal"/>
      <w:lvlText w:val=""/>
      <w:lvlJc w:val="left"/>
      <w:pPr>
        <w:ind w:left="0" w:firstLine="0"/>
      </w:pPr>
    </w:lvl>
    <w:lvl w:ilvl="2" w:tplc="CBBA2482">
      <w:numFmt w:val="decimal"/>
      <w:lvlText w:val=""/>
      <w:lvlJc w:val="left"/>
      <w:pPr>
        <w:ind w:left="0" w:firstLine="0"/>
      </w:pPr>
    </w:lvl>
    <w:lvl w:ilvl="3" w:tplc="0A0E2FC8">
      <w:numFmt w:val="decimal"/>
      <w:lvlText w:val=""/>
      <w:lvlJc w:val="left"/>
      <w:pPr>
        <w:ind w:left="0" w:firstLine="0"/>
      </w:pPr>
    </w:lvl>
    <w:lvl w:ilvl="4" w:tplc="5E72A4C2">
      <w:numFmt w:val="decimal"/>
      <w:lvlText w:val=""/>
      <w:lvlJc w:val="left"/>
      <w:pPr>
        <w:ind w:left="0" w:firstLine="0"/>
      </w:pPr>
    </w:lvl>
    <w:lvl w:ilvl="5" w:tplc="315E680C">
      <w:numFmt w:val="decimal"/>
      <w:lvlText w:val=""/>
      <w:lvlJc w:val="left"/>
      <w:pPr>
        <w:ind w:left="0" w:firstLine="0"/>
      </w:pPr>
    </w:lvl>
    <w:lvl w:ilvl="6" w:tplc="0CAC875A">
      <w:numFmt w:val="decimal"/>
      <w:lvlText w:val=""/>
      <w:lvlJc w:val="left"/>
      <w:pPr>
        <w:ind w:left="0" w:firstLine="0"/>
      </w:pPr>
    </w:lvl>
    <w:lvl w:ilvl="7" w:tplc="F75E5E4E">
      <w:numFmt w:val="decimal"/>
      <w:lvlText w:val=""/>
      <w:lvlJc w:val="left"/>
      <w:pPr>
        <w:ind w:left="0" w:firstLine="0"/>
      </w:pPr>
    </w:lvl>
    <w:lvl w:ilvl="8" w:tplc="364080F0">
      <w:numFmt w:val="decimal"/>
      <w:lvlText w:val=""/>
      <w:lvlJc w:val="left"/>
      <w:pPr>
        <w:ind w:left="0" w:firstLine="0"/>
      </w:pPr>
    </w:lvl>
  </w:abstractNum>
  <w:abstractNum w:abstractNumId="6" w15:restartNumberingAfterBreak="0">
    <w:nsid w:val="4D04479E"/>
    <w:multiLevelType w:val="hybridMultilevel"/>
    <w:tmpl w:val="6B54D568"/>
    <w:lvl w:ilvl="0" w:tplc="7DCC799A">
      <w:start w:val="1"/>
      <w:numFmt w:val="bullet"/>
      <w:lvlText w:val="●"/>
      <w:lvlJc w:val="left"/>
      <w:pPr>
        <w:ind w:left="720" w:hanging="360"/>
      </w:pPr>
    </w:lvl>
    <w:lvl w:ilvl="1" w:tplc="89E81440">
      <w:start w:val="1"/>
      <w:numFmt w:val="bullet"/>
      <w:lvlText w:val="○"/>
      <w:lvlJc w:val="left"/>
      <w:pPr>
        <w:ind w:left="1440" w:hanging="360"/>
      </w:pPr>
    </w:lvl>
    <w:lvl w:ilvl="2" w:tplc="18609B36">
      <w:start w:val="1"/>
      <w:numFmt w:val="bullet"/>
      <w:lvlText w:val="■"/>
      <w:lvlJc w:val="left"/>
      <w:pPr>
        <w:ind w:left="2160" w:hanging="360"/>
      </w:pPr>
    </w:lvl>
    <w:lvl w:ilvl="3" w:tplc="E19CBF98">
      <w:start w:val="1"/>
      <w:numFmt w:val="bullet"/>
      <w:lvlText w:val="●"/>
      <w:lvlJc w:val="left"/>
      <w:pPr>
        <w:ind w:left="2880" w:hanging="360"/>
      </w:pPr>
    </w:lvl>
    <w:lvl w:ilvl="4" w:tplc="E576950E">
      <w:start w:val="1"/>
      <w:numFmt w:val="bullet"/>
      <w:lvlText w:val="○"/>
      <w:lvlJc w:val="left"/>
      <w:pPr>
        <w:ind w:left="3600" w:hanging="360"/>
      </w:pPr>
    </w:lvl>
    <w:lvl w:ilvl="5" w:tplc="D71E28C4">
      <w:start w:val="1"/>
      <w:numFmt w:val="bullet"/>
      <w:lvlText w:val="■"/>
      <w:lvlJc w:val="left"/>
      <w:pPr>
        <w:ind w:left="4320" w:hanging="360"/>
      </w:pPr>
    </w:lvl>
    <w:lvl w:ilvl="6" w:tplc="73D077F4">
      <w:start w:val="1"/>
      <w:numFmt w:val="bullet"/>
      <w:lvlText w:val="●"/>
      <w:lvlJc w:val="left"/>
      <w:pPr>
        <w:ind w:left="5040" w:hanging="360"/>
      </w:pPr>
    </w:lvl>
    <w:lvl w:ilvl="7" w:tplc="457C0938">
      <w:start w:val="1"/>
      <w:numFmt w:val="bullet"/>
      <w:lvlText w:val="●"/>
      <w:lvlJc w:val="left"/>
      <w:pPr>
        <w:ind w:left="5760" w:hanging="360"/>
      </w:pPr>
    </w:lvl>
    <w:lvl w:ilvl="8" w:tplc="F2204F80">
      <w:start w:val="1"/>
      <w:numFmt w:val="bullet"/>
      <w:lvlText w:val="●"/>
      <w:lvlJc w:val="left"/>
      <w:pPr>
        <w:ind w:left="6480" w:hanging="360"/>
      </w:pPr>
    </w:lvl>
  </w:abstractNum>
  <w:num w:numId="1" w16cid:durableId="1743063618">
    <w:abstractNumId w:val="6"/>
    <w:lvlOverride w:ilvl="0">
      <w:startOverride w:val="1"/>
    </w:lvlOverride>
  </w:num>
  <w:num w:numId="2" w16cid:durableId="814415872">
    <w:abstractNumId w:val="4"/>
    <w:lvlOverride w:ilvl="0">
      <w:startOverride w:val="1"/>
    </w:lvlOverride>
  </w:num>
  <w:num w:numId="3" w16cid:durableId="76102429">
    <w:abstractNumId w:val="3"/>
  </w:num>
  <w:num w:numId="4" w16cid:durableId="1468667383">
    <w:abstractNumId w:val="5"/>
  </w:num>
  <w:num w:numId="5" w16cid:durableId="1517570826">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tc">
    <w15:presenceInfo w15:providerId="None" w15:userId="utc"/>
  </w15:person>
  <w15:person w15:author="Uyttendaele, Sofia">
    <w15:presenceInfo w15:providerId="AD" w15:userId="S::sofia.uyttendaele@wur.nl::151caa69-6548-4b97-87b0-6529ee3b5bf9"/>
  </w15:person>
  <w15:person w15:author="Lemann, Tatenda (CDE)">
    <w15:presenceInfo w15:providerId="AD" w15:userId="S::tatenda.lemann@unibe.ch::9f20b602-3134-469c-a2a0-2d952b8af3c0"/>
  </w15:person>
  <w15:person w15:author="Harari, Nicole (CDE)">
    <w15:presenceInfo w15:providerId="AD" w15:userId="S::nicole.harari@unibe.ch::85f73650-10c6-4c08-a2d0-f0dddf3343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95A"/>
    <w:rsid w:val="000168C0"/>
    <w:rsid w:val="00017118"/>
    <w:rsid w:val="00021372"/>
    <w:rsid w:val="000405DC"/>
    <w:rsid w:val="00083EED"/>
    <w:rsid w:val="000D36D4"/>
    <w:rsid w:val="000F26B1"/>
    <w:rsid w:val="001424B5"/>
    <w:rsid w:val="001631D7"/>
    <w:rsid w:val="00190289"/>
    <w:rsid w:val="001C1678"/>
    <w:rsid w:val="001C7F3A"/>
    <w:rsid w:val="00202D70"/>
    <w:rsid w:val="00222374"/>
    <w:rsid w:val="00240478"/>
    <w:rsid w:val="0026798A"/>
    <w:rsid w:val="00282BD4"/>
    <w:rsid w:val="002A6AA3"/>
    <w:rsid w:val="002B5DBB"/>
    <w:rsid w:val="002D1BE1"/>
    <w:rsid w:val="002F6FFD"/>
    <w:rsid w:val="00316085"/>
    <w:rsid w:val="00321414"/>
    <w:rsid w:val="00322F13"/>
    <w:rsid w:val="00354EE2"/>
    <w:rsid w:val="0035782F"/>
    <w:rsid w:val="003A0EA0"/>
    <w:rsid w:val="003A1881"/>
    <w:rsid w:val="003F3293"/>
    <w:rsid w:val="00422585"/>
    <w:rsid w:val="004366D2"/>
    <w:rsid w:val="00490515"/>
    <w:rsid w:val="004B5045"/>
    <w:rsid w:val="004D095A"/>
    <w:rsid w:val="004D1306"/>
    <w:rsid w:val="004D36B5"/>
    <w:rsid w:val="00570051"/>
    <w:rsid w:val="0057482C"/>
    <w:rsid w:val="005A31AB"/>
    <w:rsid w:val="005B2D9C"/>
    <w:rsid w:val="005E2AA7"/>
    <w:rsid w:val="005E575F"/>
    <w:rsid w:val="00607FAA"/>
    <w:rsid w:val="00615FFB"/>
    <w:rsid w:val="0064276C"/>
    <w:rsid w:val="00646AAB"/>
    <w:rsid w:val="006512F3"/>
    <w:rsid w:val="0065AD07"/>
    <w:rsid w:val="00672F2B"/>
    <w:rsid w:val="00676F93"/>
    <w:rsid w:val="0069188A"/>
    <w:rsid w:val="006B084B"/>
    <w:rsid w:val="006B45D2"/>
    <w:rsid w:val="006C6BD2"/>
    <w:rsid w:val="006D6A2E"/>
    <w:rsid w:val="006E4E0F"/>
    <w:rsid w:val="00702D28"/>
    <w:rsid w:val="0075764A"/>
    <w:rsid w:val="007A43E9"/>
    <w:rsid w:val="007C0FD3"/>
    <w:rsid w:val="00805C3F"/>
    <w:rsid w:val="00823F4D"/>
    <w:rsid w:val="00832A05"/>
    <w:rsid w:val="00866511"/>
    <w:rsid w:val="008922FF"/>
    <w:rsid w:val="00895E81"/>
    <w:rsid w:val="008A1E2D"/>
    <w:rsid w:val="008A4CDC"/>
    <w:rsid w:val="008B0368"/>
    <w:rsid w:val="008E5941"/>
    <w:rsid w:val="00911FE3"/>
    <w:rsid w:val="0093767B"/>
    <w:rsid w:val="0096174A"/>
    <w:rsid w:val="00984C51"/>
    <w:rsid w:val="00984E1E"/>
    <w:rsid w:val="0099762E"/>
    <w:rsid w:val="009B319D"/>
    <w:rsid w:val="009C0965"/>
    <w:rsid w:val="009E5FB2"/>
    <w:rsid w:val="009F733D"/>
    <w:rsid w:val="00A13666"/>
    <w:rsid w:val="00A32C9B"/>
    <w:rsid w:val="00A331CB"/>
    <w:rsid w:val="00A44E10"/>
    <w:rsid w:val="00A52B75"/>
    <w:rsid w:val="00A67B57"/>
    <w:rsid w:val="00A942E3"/>
    <w:rsid w:val="00AA0C29"/>
    <w:rsid w:val="00AD02C1"/>
    <w:rsid w:val="00AD11B4"/>
    <w:rsid w:val="00B20FC9"/>
    <w:rsid w:val="00B269A4"/>
    <w:rsid w:val="00B55439"/>
    <w:rsid w:val="00B56817"/>
    <w:rsid w:val="00BA5C0B"/>
    <w:rsid w:val="00BD4016"/>
    <w:rsid w:val="00C528CF"/>
    <w:rsid w:val="00C555F4"/>
    <w:rsid w:val="00C91E50"/>
    <w:rsid w:val="00CC3C1F"/>
    <w:rsid w:val="00CD2D61"/>
    <w:rsid w:val="00CD788C"/>
    <w:rsid w:val="00CE3F54"/>
    <w:rsid w:val="00CF2CB7"/>
    <w:rsid w:val="00D01C83"/>
    <w:rsid w:val="00D62804"/>
    <w:rsid w:val="00D76D51"/>
    <w:rsid w:val="00DA7376"/>
    <w:rsid w:val="00DD370A"/>
    <w:rsid w:val="00DE2271"/>
    <w:rsid w:val="00DE5763"/>
    <w:rsid w:val="00E56DE0"/>
    <w:rsid w:val="00E62EAA"/>
    <w:rsid w:val="00E96E8F"/>
    <w:rsid w:val="00E97EDB"/>
    <w:rsid w:val="00EA0B3A"/>
    <w:rsid w:val="00EA6FF3"/>
    <w:rsid w:val="00EE646B"/>
    <w:rsid w:val="00F11E68"/>
    <w:rsid w:val="00F16031"/>
    <w:rsid w:val="00F43F2A"/>
    <w:rsid w:val="00F51234"/>
    <w:rsid w:val="00F778BB"/>
    <w:rsid w:val="00F90E18"/>
    <w:rsid w:val="00FB0E21"/>
    <w:rsid w:val="00FC5C55"/>
    <w:rsid w:val="00FC7422"/>
    <w:rsid w:val="0C87DED4"/>
    <w:rsid w:val="1737D30B"/>
    <w:rsid w:val="1AD7D84D"/>
    <w:rsid w:val="1D2C124B"/>
    <w:rsid w:val="1DEEED48"/>
    <w:rsid w:val="230AA418"/>
    <w:rsid w:val="29E90CA7"/>
    <w:rsid w:val="2DBD3E45"/>
    <w:rsid w:val="2DF1E745"/>
    <w:rsid w:val="2DFBBF74"/>
    <w:rsid w:val="2E2924C0"/>
    <w:rsid w:val="2EBFA1D0"/>
    <w:rsid w:val="2ECDE5FD"/>
    <w:rsid w:val="2F0BB36C"/>
    <w:rsid w:val="365DF57A"/>
    <w:rsid w:val="38043625"/>
    <w:rsid w:val="38675C7D"/>
    <w:rsid w:val="3F0C1A95"/>
    <w:rsid w:val="443FC2F9"/>
    <w:rsid w:val="4552D7DD"/>
    <w:rsid w:val="463C2AD0"/>
    <w:rsid w:val="466E0EEB"/>
    <w:rsid w:val="4AC22CAA"/>
    <w:rsid w:val="4FA13D5D"/>
    <w:rsid w:val="56F9B1E7"/>
    <w:rsid w:val="5C31C522"/>
    <w:rsid w:val="5CAE2C8B"/>
    <w:rsid w:val="608C0C21"/>
    <w:rsid w:val="66A1A6E2"/>
    <w:rsid w:val="689A5E93"/>
    <w:rsid w:val="69BA45C8"/>
    <w:rsid w:val="6B209F63"/>
    <w:rsid w:val="7514AB9D"/>
    <w:rsid w:val="7A4FA625"/>
    <w:rsid w:val="7B3DCC56"/>
    <w:rsid w:val="7FA6E330"/>
  </w:rsids>
  <m:mathPr>
    <m:mathFont m:val="Cambria Math"/>
    <m:brkBin m:val="before"/>
    <m:brkBinSub m:val="--"/>
    <m:smallFrac m:val="0"/>
    <m:dispDef/>
    <m:lMargin m:val="0"/>
    <m:rMargin m:val="0"/>
    <m:defJc m:val="centerGroup"/>
    <m:wrapIndent m:val="1440"/>
    <m:intLim m:val="subSup"/>
    <m:naryLim m:val="undOvr"/>
  </m:mathPr>
  <w:themeFontLang w:val="de-CH"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61587"/>
  <w15:docId w15:val="{C5A5CEA2-A4AD-4311-AF86-7B3603A96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4F72"/>
      <w:sz w:val="28"/>
      <w:szCs w:val="28"/>
    </w:rPr>
  </w:style>
  <w:style w:type="paragraph" w:styleId="Heading2">
    <w:name w:val="heading 2"/>
    <w:uiPriority w:val="9"/>
    <w:unhideWhenUsed/>
    <w:qFormat/>
    <w:pPr>
      <w:spacing w:before="240" w:after="80"/>
      <w:outlineLvl w:val="1"/>
    </w:pPr>
    <w:rPr>
      <w:b/>
      <w:bCs/>
      <w:color w:val="2E86C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CD2D61"/>
  </w:style>
  <w:style w:type="character" w:styleId="CommentReference">
    <w:name w:val="annotation reference"/>
    <w:basedOn w:val="DefaultParagraphFont"/>
    <w:uiPriority w:val="99"/>
    <w:semiHidden/>
    <w:unhideWhenUsed/>
    <w:rsid w:val="00CD2D61"/>
    <w:rPr>
      <w:sz w:val="16"/>
      <w:szCs w:val="16"/>
    </w:rPr>
  </w:style>
  <w:style w:type="paragraph" w:styleId="CommentText">
    <w:name w:val="annotation text"/>
    <w:basedOn w:val="Normal"/>
    <w:link w:val="CommentTextChar"/>
    <w:uiPriority w:val="99"/>
    <w:unhideWhenUsed/>
    <w:rsid w:val="00CD2D61"/>
    <w:rPr>
      <w:sz w:val="20"/>
      <w:szCs w:val="20"/>
    </w:rPr>
  </w:style>
  <w:style w:type="character" w:customStyle="1" w:styleId="CommentTextChar">
    <w:name w:val="Comment Text Char"/>
    <w:basedOn w:val="DefaultParagraphFont"/>
    <w:link w:val="CommentText"/>
    <w:uiPriority w:val="99"/>
    <w:rsid w:val="00CD2D61"/>
    <w:rPr>
      <w:sz w:val="20"/>
      <w:szCs w:val="20"/>
    </w:rPr>
  </w:style>
  <w:style w:type="paragraph" w:styleId="CommentSubject">
    <w:name w:val="annotation subject"/>
    <w:basedOn w:val="CommentText"/>
    <w:next w:val="CommentText"/>
    <w:link w:val="CommentSubjectChar"/>
    <w:uiPriority w:val="99"/>
    <w:semiHidden/>
    <w:unhideWhenUsed/>
    <w:rsid w:val="00CD2D61"/>
    <w:rPr>
      <w:b/>
      <w:bCs/>
    </w:rPr>
  </w:style>
  <w:style w:type="character" w:customStyle="1" w:styleId="CommentSubjectChar">
    <w:name w:val="Comment Subject Char"/>
    <w:basedOn w:val="CommentTextChar"/>
    <w:link w:val="CommentSubject"/>
    <w:uiPriority w:val="99"/>
    <w:semiHidden/>
    <w:rsid w:val="00CD2D61"/>
    <w:rPr>
      <w:b/>
      <w:bCs/>
      <w:sz w:val="20"/>
      <w:szCs w:val="20"/>
    </w:rPr>
  </w:style>
  <w:style w:type="paragraph" w:styleId="Header">
    <w:name w:val="header"/>
    <w:basedOn w:val="Normal"/>
    <w:link w:val="HeaderChar"/>
    <w:uiPriority w:val="99"/>
    <w:unhideWhenUsed/>
    <w:rsid w:val="008E5941"/>
    <w:pPr>
      <w:tabs>
        <w:tab w:val="center" w:pos="4513"/>
        <w:tab w:val="right" w:pos="9026"/>
      </w:tabs>
    </w:pPr>
  </w:style>
  <w:style w:type="character" w:customStyle="1" w:styleId="HeaderChar">
    <w:name w:val="Header Char"/>
    <w:basedOn w:val="DefaultParagraphFont"/>
    <w:link w:val="Header"/>
    <w:uiPriority w:val="99"/>
    <w:rsid w:val="008E5941"/>
  </w:style>
  <w:style w:type="paragraph" w:styleId="Footer">
    <w:name w:val="footer"/>
    <w:basedOn w:val="Normal"/>
    <w:link w:val="FooterChar"/>
    <w:uiPriority w:val="99"/>
    <w:unhideWhenUsed/>
    <w:rsid w:val="008E5941"/>
    <w:pPr>
      <w:tabs>
        <w:tab w:val="center" w:pos="4513"/>
        <w:tab w:val="right" w:pos="9026"/>
      </w:tabs>
    </w:pPr>
  </w:style>
  <w:style w:type="character" w:customStyle="1" w:styleId="FooterChar">
    <w:name w:val="Footer Char"/>
    <w:basedOn w:val="DefaultParagraphFont"/>
    <w:link w:val="Footer"/>
    <w:uiPriority w:val="99"/>
    <w:rsid w:val="008E5941"/>
  </w:style>
  <w:style w:type="character" w:styleId="UnresolvedMention">
    <w:name w:val="Unresolved Mention"/>
    <w:basedOn w:val="DefaultParagraphFont"/>
    <w:uiPriority w:val="99"/>
    <w:semiHidden/>
    <w:unhideWhenUsed/>
    <w:rsid w:val="008E5941"/>
    <w:rPr>
      <w:color w:val="605E5C"/>
      <w:shd w:val="clear" w:color="auto" w:fill="E1DFDD"/>
    </w:rPr>
  </w:style>
  <w:style w:type="character" w:styleId="Mention">
    <w:name w:val="Mention"/>
    <w:basedOn w:val="DefaultParagraphFont"/>
    <w:uiPriority w:val="99"/>
    <w:unhideWhenUsed/>
    <w:rsid w:val="002F6FFD"/>
    <w:rPr>
      <w:color w:val="2B579A"/>
      <w:shd w:val="clear" w:color="auto" w:fill="E1DFDD"/>
    </w:rPr>
  </w:style>
  <w:style w:type="table" w:styleId="GridTable4-Accent2">
    <w:name w:val="Grid Table 4 Accent 2"/>
    <w:basedOn w:val="TableNormal"/>
    <w:uiPriority w:val="49"/>
    <w:rsid w:val="00AD11B4"/>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doi.org/10.48620/97493"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ocat.net/api/database/redoc/"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reativecommons.org/licenses/by-nc-sa/4.0/"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ocat.net/api/database/redoc/"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2EF29A66F99E4C8AB01656948FB764" ma:contentTypeVersion="3" ma:contentTypeDescription="Create a new document." ma:contentTypeScope="" ma:versionID="fa4290351b36893c5702e92dd7bcd2ce">
  <xsd:schema xmlns:xsd="http://www.w3.org/2001/XMLSchema" xmlns:xs="http://www.w3.org/2001/XMLSchema" xmlns:p="http://schemas.microsoft.com/office/2006/metadata/properties" xmlns:ns2="212b6c70-6bd3-4754-b09a-b30f6c70f8a0" targetNamespace="http://schemas.microsoft.com/office/2006/metadata/properties" ma:root="true" ma:fieldsID="ab6e3e38d38184f27651e35ae381c466" ns2:_="">
    <xsd:import namespace="212b6c70-6bd3-4754-b09a-b30f6c70f8a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2b6c70-6bd3-4754-b09a-b30f6c70f8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2FA8B-ACF9-4BC9-A795-CE49BAD54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2b6c70-6bd3-4754-b09a-b30f6c70f8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0DF514-9901-4BB3-8F2F-C259D953B995}">
  <ds:schemaRefs>
    <ds:schemaRef ds:uri="http://schemas.microsoft.com/sharepoint/v3/contenttype/forms"/>
  </ds:schemaRefs>
</ds:datastoreItem>
</file>

<file path=customXml/itemProps3.xml><?xml version="1.0" encoding="utf-8"?>
<ds:datastoreItem xmlns:ds="http://schemas.openxmlformats.org/officeDocument/2006/customXml" ds:itemID="{BDF3BA5B-D442-4DC6-8E23-8D27D97089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CAE5714-E746-45D4-B490-B4A75213741A}">
  <ds:schemaRefs>
    <ds:schemaRef ds:uri="http://schemas.openxmlformats.org/officeDocument/2006/bibliography"/>
  </ds:schemaRefs>
</ds:datastoreItem>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Normal.dotm</Template>
  <TotalTime>30</TotalTime>
  <Pages>11</Pages>
  <Words>3330</Words>
  <Characters>18986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Uyttendaele, Sofia</cp:lastModifiedBy>
  <cp:revision>5</cp:revision>
  <dcterms:created xsi:type="dcterms:W3CDTF">2026-10-01T07:45:00Z</dcterms:created>
  <dcterms:modified xsi:type="dcterms:W3CDTF">2026-10-07T07:04:00Z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0x0101009E2EF29A66F99E4C8AB01656948FB764</vt:lpwstr>
  </property>
</Properties>
</file>